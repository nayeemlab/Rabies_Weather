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671A5" w14:textId="30075747" w:rsidR="00131E52" w:rsidRPr="00E603DE" w:rsidRDefault="00131E52">
      <w:pPr>
        <w:spacing w:after="0" w:line="360" w:lineRule="auto"/>
        <w:jc w:val="both"/>
        <w:rPr>
          <w:rFonts w:ascii="Times New Roman" w:hAnsi="Times New Roman" w:cs="Times New Roman"/>
          <w:b/>
          <w:bCs/>
          <w:sz w:val="24"/>
          <w:szCs w:val="24"/>
        </w:rPr>
        <w:pPrChange w:id="0" w:author="Mohammad Nayeem Hasan" w:date="2024-11-01T03:11:00Z" w16du:dateUtc="2024-10-31T21:11:00Z">
          <w:pPr>
            <w:jc w:val="both"/>
          </w:pPr>
        </w:pPrChange>
      </w:pPr>
      <w:r w:rsidRPr="00E603DE">
        <w:rPr>
          <w:rFonts w:ascii="Times New Roman" w:hAnsi="Times New Roman" w:cs="Times New Roman"/>
          <w:b/>
          <w:bCs/>
          <w:sz w:val="24"/>
          <w:szCs w:val="24"/>
        </w:rPr>
        <w:t>Methods:</w:t>
      </w:r>
    </w:p>
    <w:p w14:paraId="45FD153D" w14:textId="77777777" w:rsidR="003525EB" w:rsidRPr="00E603DE" w:rsidRDefault="003525EB" w:rsidP="00241E94">
      <w:pPr>
        <w:spacing w:after="0" w:line="360" w:lineRule="auto"/>
        <w:jc w:val="both"/>
        <w:rPr>
          <w:ins w:id="1" w:author="Mohammad Nayeem Hasan" w:date="2024-11-01T03:39:00Z" w16du:dateUtc="2024-10-31T21:39:00Z"/>
          <w:rFonts w:ascii="Times New Roman" w:hAnsi="Times New Roman" w:cs="Times New Roman"/>
          <w:b/>
          <w:bCs/>
          <w:sz w:val="24"/>
          <w:szCs w:val="24"/>
        </w:rPr>
      </w:pPr>
    </w:p>
    <w:p w14:paraId="42CF0098" w14:textId="64AA6DC6" w:rsidR="00703727" w:rsidRPr="00E603DE" w:rsidRDefault="00703727" w:rsidP="00241E94">
      <w:pPr>
        <w:spacing w:after="0" w:line="360" w:lineRule="auto"/>
        <w:jc w:val="both"/>
        <w:rPr>
          <w:ins w:id="2" w:author="Mohammad Nayeem Hasan" w:date="2024-11-01T03:39:00Z" w16du:dateUtc="2024-10-31T21:39:00Z"/>
          <w:rFonts w:ascii="Times New Roman" w:hAnsi="Times New Roman" w:cs="Times New Roman"/>
          <w:b/>
          <w:bCs/>
          <w:sz w:val="24"/>
          <w:szCs w:val="24"/>
        </w:rPr>
      </w:pPr>
      <w:ins w:id="3" w:author="Mohammad Nayeem Hasan" w:date="2024-11-01T03:39:00Z" w16du:dateUtc="2024-10-31T21:39:00Z">
        <w:r w:rsidRPr="00E603DE">
          <w:rPr>
            <w:rFonts w:ascii="Times New Roman" w:hAnsi="Times New Roman" w:cs="Times New Roman"/>
            <w:b/>
            <w:bCs/>
            <w:sz w:val="24"/>
            <w:szCs w:val="24"/>
          </w:rPr>
          <w:t>Data Source:</w:t>
        </w:r>
      </w:ins>
    </w:p>
    <w:p w14:paraId="61D68C99" w14:textId="77777777" w:rsidR="00703727" w:rsidRPr="00E603DE" w:rsidRDefault="00703727" w:rsidP="00241E94">
      <w:pPr>
        <w:spacing w:after="0" w:line="360" w:lineRule="auto"/>
        <w:jc w:val="both"/>
        <w:rPr>
          <w:ins w:id="4" w:author="Mohammad Nayeem Hasan" w:date="2024-11-01T03:39:00Z" w16du:dateUtc="2024-10-31T21:39:00Z"/>
          <w:rFonts w:ascii="Times New Roman" w:hAnsi="Times New Roman" w:cs="Times New Roman"/>
          <w:b/>
          <w:bCs/>
          <w:sz w:val="24"/>
          <w:szCs w:val="24"/>
        </w:rPr>
      </w:pPr>
    </w:p>
    <w:p w14:paraId="47041705" w14:textId="51F0D7AC" w:rsidR="00703727" w:rsidRPr="00E603DE" w:rsidRDefault="00703727" w:rsidP="00241E94">
      <w:pPr>
        <w:spacing w:after="0" w:line="360" w:lineRule="auto"/>
        <w:jc w:val="both"/>
        <w:rPr>
          <w:ins w:id="5" w:author="Mohammad Nayeem Hasan" w:date="2024-11-01T03:45:00Z" w16du:dateUtc="2024-10-31T21:45:00Z"/>
          <w:rFonts w:ascii="Times New Roman" w:hAnsi="Times New Roman" w:cs="Times New Roman"/>
          <w:b/>
          <w:bCs/>
          <w:color w:val="FF0000"/>
          <w:sz w:val="24"/>
          <w:szCs w:val="24"/>
        </w:rPr>
      </w:pPr>
      <w:ins w:id="6" w:author="Mohammad Nayeem Hasan" w:date="2024-11-01T03:39:00Z" w16du:dateUtc="2024-10-31T21:39:00Z">
        <w:r w:rsidRPr="00E603DE">
          <w:rPr>
            <w:rFonts w:ascii="Times New Roman" w:hAnsi="Times New Roman" w:cs="Times New Roman"/>
            <w:b/>
            <w:bCs/>
            <w:color w:val="FF0000"/>
            <w:sz w:val="24"/>
            <w:szCs w:val="24"/>
            <w:rPrChange w:id="7" w:author="Mohammad Nayeem Hasan" w:date="2024-11-01T15:54:00Z" w16du:dateUtc="2024-11-01T09:54:00Z">
              <w:rPr>
                <w:rFonts w:ascii="Times New Roman" w:hAnsi="Times New Roman" w:cs="Times New Roman"/>
                <w:b/>
                <w:bCs/>
                <w:sz w:val="24"/>
                <w:szCs w:val="24"/>
              </w:rPr>
            </w:rPrChange>
          </w:rPr>
          <w:t>Rabies Data</w:t>
        </w:r>
        <w:r w:rsidRPr="00E603DE">
          <w:rPr>
            <w:rFonts w:ascii="Times New Roman" w:hAnsi="Times New Roman" w:cs="Times New Roman"/>
            <w:b/>
            <w:bCs/>
            <w:color w:val="FF0000"/>
            <w:sz w:val="24"/>
            <w:szCs w:val="24"/>
          </w:rPr>
          <w:t xml:space="preserve"> Source</w:t>
        </w:r>
      </w:ins>
    </w:p>
    <w:p w14:paraId="2FFC4F38" w14:textId="28E216D8" w:rsidR="00D92A6E" w:rsidRPr="00E603DE" w:rsidRDefault="003A62FB" w:rsidP="00241E94">
      <w:pPr>
        <w:spacing w:after="0" w:line="360" w:lineRule="auto"/>
        <w:jc w:val="both"/>
        <w:rPr>
          <w:ins w:id="8" w:author="Mohammad Nayeem Hasan" w:date="2024-11-01T03:39:00Z" w16du:dateUtc="2024-10-31T21:39:00Z"/>
          <w:rFonts w:ascii="Times New Roman" w:hAnsi="Times New Roman" w:cs="Times New Roman"/>
          <w:sz w:val="24"/>
          <w:szCs w:val="24"/>
          <w:rPrChange w:id="9" w:author="Mohammad Nayeem Hasan" w:date="2024-11-01T15:54:00Z" w16du:dateUtc="2024-11-01T09:54:00Z">
            <w:rPr>
              <w:ins w:id="10" w:author="Mohammad Nayeem Hasan" w:date="2024-11-01T03:39:00Z" w16du:dateUtc="2024-10-31T21:39:00Z"/>
              <w:rFonts w:ascii="Times New Roman" w:hAnsi="Times New Roman" w:cs="Times New Roman"/>
              <w:b/>
              <w:bCs/>
              <w:color w:val="FF0000"/>
              <w:sz w:val="24"/>
              <w:szCs w:val="24"/>
            </w:rPr>
          </w:rPrChange>
        </w:rPr>
      </w:pPr>
      <w:ins w:id="11" w:author="Mohammad Nayeem Hasan" w:date="2024-11-01T03:55:00Z" w16du:dateUtc="2024-10-31T21:55:00Z">
        <w:r w:rsidRPr="00E603DE">
          <w:rPr>
            <w:rFonts w:ascii="Times New Roman" w:hAnsi="Times New Roman" w:cs="Times New Roman"/>
            <w:sz w:val="24"/>
            <w:szCs w:val="24"/>
            <w:rPrChange w:id="12" w:author="Mohammad Nayeem Hasan" w:date="2024-11-01T15:54:00Z" w16du:dateUtc="2024-11-01T09:54:00Z">
              <w:rPr>
                <w:rFonts w:ascii="Times New Roman" w:hAnsi="Times New Roman" w:cs="Times New Roman"/>
                <w:b/>
                <w:bCs/>
                <w:color w:val="FF0000"/>
                <w:sz w:val="24"/>
                <w:szCs w:val="24"/>
              </w:rPr>
            </w:rPrChange>
          </w:rPr>
          <w:t xml:space="preserve">We included various climate data parameters on a daily scale, such as rainfall (mm) and temperatures (°C), for the period from 2006 to 2024. This data covers eight divisional areas: Dhaka (Lat 23.46, Lon 90.23), Chattogram (Lat 22.16, Lon 91.49), </w:t>
        </w:r>
        <w:proofErr w:type="spellStart"/>
        <w:r w:rsidRPr="00E603DE">
          <w:rPr>
            <w:rFonts w:ascii="Times New Roman" w:hAnsi="Times New Roman" w:cs="Times New Roman"/>
            <w:sz w:val="24"/>
            <w:szCs w:val="24"/>
            <w:rPrChange w:id="13" w:author="Mohammad Nayeem Hasan" w:date="2024-11-01T15:54:00Z" w16du:dateUtc="2024-11-01T09:54:00Z">
              <w:rPr>
                <w:rFonts w:ascii="Times New Roman" w:hAnsi="Times New Roman" w:cs="Times New Roman"/>
                <w:b/>
                <w:bCs/>
                <w:color w:val="FF0000"/>
                <w:sz w:val="24"/>
                <w:szCs w:val="24"/>
              </w:rPr>
            </w:rPrChange>
          </w:rPr>
          <w:t>Rajshahi</w:t>
        </w:r>
        <w:proofErr w:type="spellEnd"/>
        <w:r w:rsidRPr="00E603DE">
          <w:rPr>
            <w:rFonts w:ascii="Times New Roman" w:hAnsi="Times New Roman" w:cs="Times New Roman"/>
            <w:sz w:val="24"/>
            <w:szCs w:val="24"/>
            <w:rPrChange w:id="14" w:author="Mohammad Nayeem Hasan" w:date="2024-11-01T15:54:00Z" w16du:dateUtc="2024-11-01T09:54:00Z">
              <w:rPr>
                <w:rFonts w:ascii="Times New Roman" w:hAnsi="Times New Roman" w:cs="Times New Roman"/>
                <w:b/>
                <w:bCs/>
                <w:color w:val="FF0000"/>
                <w:sz w:val="24"/>
                <w:szCs w:val="24"/>
              </w:rPr>
            </w:rPrChange>
          </w:rPr>
          <w:t xml:space="preserve"> (Lat 24.22, Lon 88.42), Rangpur (Lat 25.44, Lon 89.14), Sylhet (Lat 24.54, Lon 91.53), Barisal (Lat 22.45, Lon 90.20), Khulna (Lat 22.47, Lon 89.32), and Mymensingh (Lat 24.43, Lon 90.26). This data was sourced from the NASA Prediction of Worldwide Energy Resources website (https://power.larc.nasa.gov/data-access-viewer/).</w:t>
        </w:r>
      </w:ins>
    </w:p>
    <w:p w14:paraId="593EC615" w14:textId="77777777" w:rsidR="00703727" w:rsidRPr="00E603DE" w:rsidRDefault="00703727">
      <w:pPr>
        <w:spacing w:after="0" w:line="360" w:lineRule="auto"/>
        <w:jc w:val="both"/>
        <w:rPr>
          <w:rFonts w:ascii="Times New Roman" w:hAnsi="Times New Roman" w:cs="Times New Roman"/>
          <w:b/>
          <w:bCs/>
          <w:sz w:val="24"/>
          <w:szCs w:val="24"/>
        </w:rPr>
        <w:pPrChange w:id="15" w:author="Mohammad Nayeem Hasan" w:date="2024-11-01T03:11:00Z" w16du:dateUtc="2024-10-31T21:11:00Z">
          <w:pPr>
            <w:jc w:val="both"/>
          </w:pPr>
        </w:pPrChange>
      </w:pPr>
    </w:p>
    <w:p w14:paraId="4E02188F" w14:textId="77777777" w:rsidR="003525EB" w:rsidRPr="00E603DE" w:rsidRDefault="003525EB">
      <w:pPr>
        <w:spacing w:after="0" w:line="360" w:lineRule="auto"/>
        <w:jc w:val="both"/>
        <w:rPr>
          <w:rFonts w:ascii="Times New Roman" w:hAnsi="Times New Roman" w:cs="Times New Roman"/>
          <w:b/>
          <w:bCs/>
          <w:sz w:val="24"/>
          <w:szCs w:val="24"/>
        </w:rPr>
        <w:pPrChange w:id="16" w:author="Mohammad Nayeem Hasan" w:date="2024-11-01T03:11:00Z" w16du:dateUtc="2024-10-31T21:11:00Z">
          <w:pPr>
            <w:spacing w:line="480" w:lineRule="auto"/>
            <w:jc w:val="both"/>
          </w:pPr>
        </w:pPrChange>
      </w:pPr>
      <w:r w:rsidRPr="00E603DE">
        <w:rPr>
          <w:rFonts w:ascii="Times New Roman" w:hAnsi="Times New Roman" w:cs="Times New Roman"/>
          <w:b/>
          <w:bCs/>
          <w:sz w:val="24"/>
          <w:szCs w:val="24"/>
        </w:rPr>
        <w:t>Variables</w:t>
      </w:r>
    </w:p>
    <w:p w14:paraId="409CB905" w14:textId="0FA3AAF5" w:rsidR="003525EB" w:rsidRPr="00E603DE" w:rsidRDefault="003525EB">
      <w:pPr>
        <w:spacing w:after="0" w:line="360" w:lineRule="auto"/>
        <w:jc w:val="both"/>
        <w:rPr>
          <w:rFonts w:ascii="Times New Roman" w:hAnsi="Times New Roman" w:cs="Times New Roman"/>
          <w:sz w:val="24"/>
          <w:szCs w:val="24"/>
        </w:rPr>
        <w:pPrChange w:id="17" w:author="Mohammad Nayeem Hasan" w:date="2024-11-01T03:11:00Z" w16du:dateUtc="2024-10-31T21:11:00Z">
          <w:pPr>
            <w:spacing w:line="480" w:lineRule="auto"/>
            <w:jc w:val="both"/>
          </w:pPr>
        </w:pPrChange>
      </w:pPr>
      <w:r w:rsidRPr="00E603DE">
        <w:rPr>
          <w:rFonts w:ascii="Times New Roman" w:hAnsi="Times New Roman" w:cs="Times New Roman"/>
          <w:sz w:val="24"/>
          <w:szCs w:val="24"/>
        </w:rPr>
        <w:t xml:space="preserve">The monthly number of rabies cases was used as the primary outcome variable. ARV, MDV, and two climatic variables- </w:t>
      </w:r>
      <w:commentRangeStart w:id="18"/>
      <w:r w:rsidRPr="00E603DE">
        <w:rPr>
          <w:rFonts w:ascii="Times New Roman" w:hAnsi="Times New Roman" w:cs="Times New Roman"/>
          <w:sz w:val="24"/>
          <w:szCs w:val="24"/>
        </w:rPr>
        <w:t>temperature</w:t>
      </w:r>
      <w:del w:id="19" w:author="Mohammad Nayeem Hasan" w:date="2024-11-01T03:10:00Z" w16du:dateUtc="2024-10-31T21:10:00Z">
        <w:r w:rsidRPr="00E603DE" w:rsidDel="00241E94">
          <w:rPr>
            <w:rFonts w:ascii="Times New Roman" w:hAnsi="Times New Roman" w:cs="Times New Roman"/>
            <w:sz w:val="24"/>
            <w:szCs w:val="24"/>
          </w:rPr>
          <w:delText xml:space="preserve"> and rainfall</w:delText>
        </w:r>
      </w:del>
      <w:ins w:id="20" w:author="Mohammad Nayeem Hasan" w:date="2024-11-01T03:10:00Z" w16du:dateUtc="2024-10-31T21:10:00Z">
        <w:r w:rsidR="00241E94" w:rsidRPr="00E603DE">
          <w:rPr>
            <w:rFonts w:ascii="Times New Roman" w:hAnsi="Times New Roman" w:cs="Times New Roman"/>
            <w:sz w:val="24"/>
            <w:szCs w:val="24"/>
          </w:rPr>
          <w:t>, rainfall</w:t>
        </w:r>
      </w:ins>
      <w:r w:rsidRPr="00E603DE">
        <w:rPr>
          <w:rFonts w:ascii="Times New Roman" w:hAnsi="Times New Roman" w:cs="Times New Roman"/>
          <w:sz w:val="24"/>
          <w:szCs w:val="24"/>
        </w:rPr>
        <w:t xml:space="preserve">, </w:t>
      </w:r>
      <w:commentRangeEnd w:id="18"/>
      <w:r w:rsidR="00457BE7" w:rsidRPr="00E603DE">
        <w:rPr>
          <w:rStyle w:val="CommentReference"/>
          <w:rFonts w:ascii="Times New Roman" w:hAnsi="Times New Roman" w:cs="Times New Roman"/>
          <w:rPrChange w:id="21" w:author="Mohammad Nayeem Hasan" w:date="2024-11-01T15:54:00Z" w16du:dateUtc="2024-11-01T09:54:00Z">
            <w:rPr>
              <w:rStyle w:val="CommentReference"/>
            </w:rPr>
          </w:rPrChange>
        </w:rPr>
        <w:commentReference w:id="18"/>
      </w:r>
      <w:r w:rsidRPr="00E603DE">
        <w:rPr>
          <w:rFonts w:ascii="Times New Roman" w:hAnsi="Times New Roman" w:cs="Times New Roman"/>
          <w:sz w:val="24"/>
          <w:szCs w:val="24"/>
        </w:rPr>
        <w:t xml:space="preserve">and season (Pre-monsoon, Rainy, and Winter) are used as the covariates for the regression analysis. </w:t>
      </w:r>
    </w:p>
    <w:p w14:paraId="3B22F365" w14:textId="77777777" w:rsidR="003B4F25" w:rsidRPr="00E603DE" w:rsidRDefault="003B4F25" w:rsidP="00241E94">
      <w:pPr>
        <w:spacing w:after="0" w:line="360" w:lineRule="auto"/>
        <w:jc w:val="both"/>
        <w:rPr>
          <w:ins w:id="22" w:author="Mohammad Nayeem Hasan" w:date="2024-11-01T03:24:00Z" w16du:dateUtc="2024-10-31T21:24:00Z"/>
          <w:rFonts w:ascii="Times New Roman" w:hAnsi="Times New Roman" w:cs="Times New Roman"/>
          <w:b/>
          <w:bCs/>
          <w:sz w:val="24"/>
          <w:szCs w:val="24"/>
        </w:rPr>
      </w:pPr>
    </w:p>
    <w:p w14:paraId="5772D399" w14:textId="3ABB3667" w:rsidR="003525EB" w:rsidRPr="00E603DE" w:rsidRDefault="003525EB">
      <w:pPr>
        <w:spacing w:after="0" w:line="360" w:lineRule="auto"/>
        <w:jc w:val="both"/>
        <w:rPr>
          <w:rFonts w:ascii="Times New Roman" w:hAnsi="Times New Roman" w:cs="Times New Roman"/>
          <w:b/>
          <w:bCs/>
          <w:sz w:val="24"/>
          <w:szCs w:val="24"/>
        </w:rPr>
        <w:pPrChange w:id="23" w:author="Mohammad Nayeem Hasan" w:date="2024-11-01T03:11:00Z" w16du:dateUtc="2024-10-31T21:11:00Z">
          <w:pPr>
            <w:spacing w:line="480" w:lineRule="auto"/>
            <w:jc w:val="both"/>
          </w:pPr>
        </w:pPrChange>
      </w:pPr>
      <w:r w:rsidRPr="00E603DE">
        <w:rPr>
          <w:rFonts w:ascii="Times New Roman" w:hAnsi="Times New Roman" w:cs="Times New Roman"/>
          <w:b/>
          <w:bCs/>
          <w:sz w:val="24"/>
          <w:szCs w:val="24"/>
        </w:rPr>
        <w:t>Statistical analysis</w:t>
      </w:r>
    </w:p>
    <w:p w14:paraId="1DFB11A9" w14:textId="332E84CB" w:rsidR="003629CC" w:rsidRPr="00E603DE" w:rsidDel="00F46855" w:rsidRDefault="003525EB">
      <w:pPr>
        <w:spacing w:after="0" w:line="360" w:lineRule="auto"/>
        <w:jc w:val="both"/>
        <w:rPr>
          <w:del w:id="24" w:author="Mohammad Nayeem Hasan" w:date="2024-11-01T03:31:00Z" w16du:dateUtc="2024-10-31T21:31:00Z"/>
          <w:rFonts w:ascii="Times New Roman" w:hAnsi="Times New Roman" w:cs="Times New Roman"/>
          <w:sz w:val="24"/>
          <w:szCs w:val="24"/>
        </w:rPr>
        <w:pPrChange w:id="25" w:author="Mohammad Nayeem Hasan" w:date="2024-11-01T03:11:00Z" w16du:dateUtc="2024-10-31T21:11:00Z">
          <w:pPr>
            <w:spacing w:after="0" w:line="480" w:lineRule="auto"/>
            <w:jc w:val="both"/>
          </w:pPr>
        </w:pPrChange>
      </w:pPr>
      <w:r w:rsidRPr="00E603DE">
        <w:rPr>
          <w:rFonts w:ascii="Times New Roman" w:hAnsi="Times New Roman" w:cs="Times New Roman"/>
          <w:sz w:val="24"/>
          <w:szCs w:val="24"/>
        </w:rPr>
        <w:t xml:space="preserve">We analyzed the monthly </w:t>
      </w:r>
      <w:r w:rsidR="003629CC"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incidence</w:t>
      </w:r>
      <w:r w:rsidR="003629CC" w:rsidRPr="00E603DE">
        <w:rPr>
          <w:rFonts w:ascii="Times New Roman" w:hAnsi="Times New Roman" w:cs="Times New Roman"/>
          <w:sz w:val="24"/>
          <w:szCs w:val="24"/>
        </w:rPr>
        <w:t>, ARV, MDV</w:t>
      </w:r>
      <w:ins w:id="26" w:author="Mohammad Nayeem Hasan" w:date="2024-11-01T03:10:00Z" w16du:dateUtc="2024-10-31T21:10:00Z">
        <w:r w:rsidR="00241E94" w:rsidRPr="00E603DE">
          <w:rPr>
            <w:rFonts w:ascii="Times New Roman" w:hAnsi="Times New Roman" w:cs="Times New Roman"/>
            <w:sz w:val="24"/>
            <w:szCs w:val="24"/>
          </w:rPr>
          <w:t>,</w:t>
        </w:r>
      </w:ins>
      <w:r w:rsidRPr="00E603DE">
        <w:rPr>
          <w:rFonts w:ascii="Times New Roman" w:hAnsi="Times New Roman" w:cs="Times New Roman"/>
          <w:sz w:val="24"/>
          <w:szCs w:val="24"/>
        </w:rPr>
        <w:t xml:space="preserve"> and meteorological data for </w:t>
      </w:r>
      <w:del w:id="27" w:author="Mohammad Nayeem Hasan" w:date="2024-11-01T03:10:00Z" w16du:dateUtc="2024-10-31T21:10:00Z">
        <w:r w:rsidRPr="00E603DE" w:rsidDel="00241E94">
          <w:rPr>
            <w:rFonts w:ascii="Times New Roman" w:hAnsi="Times New Roman" w:cs="Times New Roman"/>
            <w:sz w:val="24"/>
            <w:szCs w:val="24"/>
          </w:rPr>
          <w:delText xml:space="preserve">the period of </w:delText>
        </w:r>
      </w:del>
      <w:r w:rsidRPr="00E603DE">
        <w:rPr>
          <w:rFonts w:ascii="Times New Roman" w:hAnsi="Times New Roman" w:cs="Times New Roman"/>
          <w:sz w:val="24"/>
          <w:szCs w:val="24"/>
        </w:rPr>
        <w:t>200</w:t>
      </w:r>
      <w:r w:rsidR="003629CC" w:rsidRPr="00E603DE">
        <w:rPr>
          <w:rFonts w:ascii="Times New Roman" w:hAnsi="Times New Roman" w:cs="Times New Roman"/>
          <w:sz w:val="24"/>
          <w:szCs w:val="24"/>
        </w:rPr>
        <w:t>6</w:t>
      </w:r>
      <w:r w:rsidRPr="00E603DE">
        <w:rPr>
          <w:rFonts w:ascii="Times New Roman" w:hAnsi="Times New Roman" w:cs="Times New Roman"/>
          <w:sz w:val="24"/>
          <w:szCs w:val="24"/>
        </w:rPr>
        <w:t>-202</w:t>
      </w:r>
      <w:r w:rsidR="003629CC" w:rsidRPr="00E603DE">
        <w:rPr>
          <w:rFonts w:ascii="Times New Roman" w:hAnsi="Times New Roman" w:cs="Times New Roman"/>
          <w:sz w:val="24"/>
          <w:szCs w:val="24"/>
        </w:rPr>
        <w:t>4</w:t>
      </w:r>
      <w:r w:rsidRPr="00E603DE">
        <w:rPr>
          <w:rFonts w:ascii="Times New Roman" w:hAnsi="Times New Roman" w:cs="Times New Roman"/>
          <w:sz w:val="24"/>
          <w:szCs w:val="24"/>
        </w:rPr>
        <w:t xml:space="preserve">. In the first stage, descriptive analysis was conducted to determine the characteristics of </w:t>
      </w:r>
      <w:r w:rsidR="003629CC"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cases and deaths with mean, and standard deviation in each year and each month for the entire period. Then, we compared </w:t>
      </w:r>
      <w:r w:rsidR="003629CC"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cases, </w:t>
      </w:r>
      <w:r w:rsidR="003629CC" w:rsidRPr="00E603DE">
        <w:rPr>
          <w:rFonts w:ascii="Times New Roman" w:hAnsi="Times New Roman" w:cs="Times New Roman"/>
          <w:sz w:val="24"/>
          <w:szCs w:val="24"/>
        </w:rPr>
        <w:t>ARV</w:t>
      </w:r>
      <w:r w:rsidRPr="00E603DE">
        <w:rPr>
          <w:rFonts w:ascii="Times New Roman" w:hAnsi="Times New Roman" w:cs="Times New Roman"/>
          <w:sz w:val="24"/>
          <w:szCs w:val="24"/>
        </w:rPr>
        <w:t xml:space="preserve">, </w:t>
      </w:r>
      <w:r w:rsidR="003629CC" w:rsidRPr="00E603DE">
        <w:rPr>
          <w:rFonts w:ascii="Times New Roman" w:hAnsi="Times New Roman" w:cs="Times New Roman"/>
          <w:sz w:val="24"/>
          <w:szCs w:val="24"/>
        </w:rPr>
        <w:t xml:space="preserve">MDV, </w:t>
      </w:r>
      <w:r w:rsidRPr="00E603DE">
        <w:rPr>
          <w:rFonts w:ascii="Times New Roman" w:hAnsi="Times New Roman" w:cs="Times New Roman"/>
          <w:sz w:val="24"/>
          <w:szCs w:val="24"/>
        </w:rPr>
        <w:t xml:space="preserve">and weather parameters </w:t>
      </w:r>
      <w:del w:id="28" w:author="Mohammad Nayeem Hasan" w:date="2024-11-01T03:10:00Z" w16du:dateUtc="2024-10-31T21:10:00Z">
        <w:r w:rsidRPr="00E603DE" w:rsidDel="00241E94">
          <w:rPr>
            <w:rFonts w:ascii="Times New Roman" w:hAnsi="Times New Roman" w:cs="Times New Roman"/>
            <w:sz w:val="24"/>
            <w:szCs w:val="24"/>
          </w:rPr>
          <w:delText xml:space="preserve">in </w:delText>
        </w:r>
      </w:del>
      <w:r w:rsidR="003629CC" w:rsidRPr="00E603DE">
        <w:rPr>
          <w:rFonts w:ascii="Times New Roman" w:hAnsi="Times New Roman" w:cs="Times New Roman"/>
          <w:sz w:val="24"/>
          <w:szCs w:val="24"/>
        </w:rPr>
        <w:t xml:space="preserve">before and after </w:t>
      </w:r>
      <w:del w:id="29" w:author="Mohammad Nayeem Hasan" w:date="2024-11-01T03:10:00Z" w16du:dateUtc="2024-10-31T21:10:00Z">
        <w:r w:rsidR="003629CC" w:rsidRPr="00E603DE" w:rsidDel="00241E94">
          <w:rPr>
            <w:rFonts w:ascii="Times New Roman" w:hAnsi="Times New Roman" w:cs="Times New Roman"/>
            <w:sz w:val="24"/>
            <w:szCs w:val="24"/>
          </w:rPr>
          <w:delText>large scale</w:delText>
        </w:r>
      </w:del>
      <w:ins w:id="30" w:author="Mohammad Nayeem Hasan" w:date="2024-11-01T03:10:00Z" w16du:dateUtc="2024-10-31T21:10:00Z">
        <w:r w:rsidR="00241E94" w:rsidRPr="00E603DE">
          <w:rPr>
            <w:rFonts w:ascii="Times New Roman" w:hAnsi="Times New Roman" w:cs="Times New Roman"/>
            <w:sz w:val="24"/>
            <w:szCs w:val="24"/>
          </w:rPr>
          <w:t>large-scale</w:t>
        </w:r>
      </w:ins>
      <w:r w:rsidR="003629CC" w:rsidRPr="00E603DE">
        <w:rPr>
          <w:rFonts w:ascii="Times New Roman" w:hAnsi="Times New Roman" w:cs="Times New Roman"/>
          <w:sz w:val="24"/>
          <w:szCs w:val="24"/>
        </w:rPr>
        <w:t xml:space="preserve"> rabies control </w:t>
      </w:r>
      <w:del w:id="31" w:author="Mohammad Nayeem Hasan" w:date="2024-11-01T03:10:00Z" w16du:dateUtc="2024-10-31T21:10:00Z">
        <w:r w:rsidR="003629CC" w:rsidRPr="00E603DE" w:rsidDel="00241E94">
          <w:rPr>
            <w:rFonts w:ascii="Times New Roman" w:hAnsi="Times New Roman" w:cs="Times New Roman"/>
            <w:sz w:val="24"/>
            <w:szCs w:val="24"/>
          </w:rPr>
          <w:delText>initiative</w:delText>
        </w:r>
        <w:r w:rsidRPr="00E603DE" w:rsidDel="00241E94">
          <w:rPr>
            <w:rFonts w:ascii="Times New Roman" w:hAnsi="Times New Roman" w:cs="Times New Roman"/>
            <w:sz w:val="24"/>
            <w:szCs w:val="24"/>
          </w:rPr>
          <w:delText xml:space="preserve"> </w:delText>
        </w:r>
      </w:del>
      <w:ins w:id="32" w:author="Mohammad Nayeem Hasan" w:date="2024-11-01T03:10:00Z" w16du:dateUtc="2024-10-31T21:10:00Z">
        <w:r w:rsidR="00241E94" w:rsidRPr="00E603DE">
          <w:rPr>
            <w:rFonts w:ascii="Times New Roman" w:hAnsi="Times New Roman" w:cs="Times New Roman"/>
            <w:sz w:val="24"/>
            <w:szCs w:val="24"/>
          </w:rPr>
          <w:t xml:space="preserve">initiatives </w:t>
        </w:r>
      </w:ins>
      <w:r w:rsidRPr="00E603DE">
        <w:rPr>
          <w:rFonts w:ascii="Times New Roman" w:hAnsi="Times New Roman" w:cs="Times New Roman"/>
          <w:sz w:val="24"/>
          <w:szCs w:val="24"/>
        </w:rPr>
        <w:t>(200</w:t>
      </w:r>
      <w:r w:rsidR="003629CC" w:rsidRPr="00E603DE">
        <w:rPr>
          <w:rFonts w:ascii="Times New Roman" w:hAnsi="Times New Roman" w:cs="Times New Roman"/>
          <w:sz w:val="24"/>
          <w:szCs w:val="24"/>
        </w:rPr>
        <w:t>6</w:t>
      </w:r>
      <w:r w:rsidRPr="00E603DE">
        <w:rPr>
          <w:rFonts w:ascii="Times New Roman" w:hAnsi="Times New Roman" w:cs="Times New Roman"/>
          <w:sz w:val="24"/>
          <w:szCs w:val="24"/>
        </w:rPr>
        <w:t>-201</w:t>
      </w:r>
      <w:r w:rsidR="003629CC" w:rsidRPr="00E603DE">
        <w:rPr>
          <w:rFonts w:ascii="Times New Roman" w:hAnsi="Times New Roman" w:cs="Times New Roman"/>
          <w:sz w:val="24"/>
          <w:szCs w:val="24"/>
        </w:rPr>
        <w:t>3</w:t>
      </w:r>
      <w:r w:rsidRPr="00E603DE">
        <w:rPr>
          <w:rFonts w:ascii="Times New Roman" w:hAnsi="Times New Roman" w:cs="Times New Roman"/>
          <w:sz w:val="24"/>
          <w:szCs w:val="24"/>
        </w:rPr>
        <w:t xml:space="preserve"> and 201</w:t>
      </w:r>
      <w:r w:rsidR="003629CC" w:rsidRPr="00E603DE">
        <w:rPr>
          <w:rFonts w:ascii="Times New Roman" w:hAnsi="Times New Roman" w:cs="Times New Roman"/>
          <w:sz w:val="24"/>
          <w:szCs w:val="24"/>
        </w:rPr>
        <w:t>4</w:t>
      </w:r>
      <w:r w:rsidRPr="00E603DE">
        <w:rPr>
          <w:rFonts w:ascii="Times New Roman" w:hAnsi="Times New Roman" w:cs="Times New Roman"/>
          <w:sz w:val="24"/>
          <w:szCs w:val="24"/>
        </w:rPr>
        <w:t>-202</w:t>
      </w:r>
      <w:r w:rsidR="003629CC" w:rsidRPr="00E603DE">
        <w:rPr>
          <w:rFonts w:ascii="Times New Roman" w:hAnsi="Times New Roman" w:cs="Times New Roman"/>
          <w:sz w:val="24"/>
          <w:szCs w:val="24"/>
        </w:rPr>
        <w:t>4</w:t>
      </w:r>
      <w:r w:rsidRPr="00E603DE">
        <w:rPr>
          <w:rFonts w:ascii="Times New Roman" w:hAnsi="Times New Roman" w:cs="Times New Roman"/>
          <w:sz w:val="24"/>
          <w:szCs w:val="24"/>
        </w:rPr>
        <w:t xml:space="preserve">) using </w:t>
      </w:r>
      <w:ins w:id="33" w:author="Mohammad Nayeem Hasan" w:date="2024-11-01T03:11:00Z" w16du:dateUtc="2024-10-31T21:11:00Z">
        <w:r w:rsidR="00241E94" w:rsidRPr="00E603DE">
          <w:rPr>
            <w:rFonts w:ascii="Times New Roman" w:hAnsi="Times New Roman" w:cs="Times New Roman"/>
            <w:sz w:val="24"/>
            <w:szCs w:val="24"/>
          </w:rPr>
          <w:t>a </w:t>
        </w:r>
      </w:ins>
      <w:r w:rsidRPr="00E603DE">
        <w:rPr>
          <w:rFonts w:ascii="Times New Roman" w:hAnsi="Times New Roman" w:cs="Times New Roman"/>
          <w:sz w:val="24"/>
          <w:szCs w:val="24"/>
        </w:rPr>
        <w:t xml:space="preserve">paired sample t-test. </w:t>
      </w:r>
      <w:r w:rsidR="003629CC" w:rsidRPr="00E603DE">
        <w:rPr>
          <w:rFonts w:ascii="Times New Roman" w:hAnsi="Times New Roman" w:cs="Times New Roman"/>
          <w:sz w:val="24"/>
          <w:szCs w:val="24"/>
        </w:rPr>
        <w:t xml:space="preserve">Then, we </w:t>
      </w:r>
      <w:del w:id="34" w:author="Mohammad Nayeem Hasan" w:date="2024-11-01T03:10:00Z" w16du:dateUtc="2024-10-31T21:10:00Z">
        <w:r w:rsidR="003629CC" w:rsidRPr="00E603DE" w:rsidDel="00241E94">
          <w:rPr>
            <w:rFonts w:ascii="Times New Roman" w:hAnsi="Times New Roman" w:cs="Times New Roman"/>
            <w:sz w:val="24"/>
            <w:szCs w:val="24"/>
          </w:rPr>
          <w:delText>compared rabies cases, ARV, MDV, and weather parameters in three major season of Bangladesh (Pre-monsoon, Rainy, and Winter) using ANOVA test</w:delText>
        </w:r>
      </w:del>
      <w:ins w:id="35" w:author="Mohammad Nayeem Hasan" w:date="2024-11-01T03:10:00Z" w16du:dateUtc="2024-10-31T21:10:00Z">
        <w:r w:rsidR="00241E94" w:rsidRPr="00E603DE">
          <w:rPr>
            <w:rFonts w:ascii="Times New Roman" w:hAnsi="Times New Roman" w:cs="Times New Roman"/>
            <w:sz w:val="24"/>
            <w:szCs w:val="24"/>
          </w:rPr>
          <w:t>used the ANOVA test to compare rabies cases, ARV, MDV, and weather parameters in three major seasons of Bangladesh (Pre-monsoon, Rainy, and Winter)</w:t>
        </w:r>
      </w:ins>
      <w:r w:rsidR="003629CC" w:rsidRPr="00E603DE">
        <w:rPr>
          <w:rFonts w:ascii="Times New Roman" w:hAnsi="Times New Roman" w:cs="Times New Roman"/>
          <w:sz w:val="24"/>
          <w:szCs w:val="24"/>
        </w:rPr>
        <w:t>.</w:t>
      </w:r>
      <w:ins w:id="36" w:author="Mohammad Nayeem Hasan" w:date="2024-11-01T03:25:00Z" w16du:dateUtc="2024-10-31T21:25:00Z">
        <w:r w:rsidR="003B4F25" w:rsidRPr="00E603DE">
          <w:rPr>
            <w:rFonts w:ascii="Times New Roman" w:hAnsi="Times New Roman" w:cs="Times New Roman"/>
            <w:sz w:val="24"/>
            <w:szCs w:val="24"/>
          </w:rPr>
          <w:t xml:space="preserve"> </w:t>
        </w:r>
      </w:ins>
      <w:ins w:id="37" w:author="Mohammad Nayeem Hasan" w:date="2024-11-01T03:31:00Z" w16du:dateUtc="2024-10-31T21:31:00Z">
        <w:r w:rsidR="003B4F25" w:rsidRPr="00E603DE">
          <w:rPr>
            <w:rFonts w:ascii="Times New Roman" w:hAnsi="Times New Roman" w:cs="Times New Roman"/>
            <w:sz w:val="24"/>
            <w:szCs w:val="24"/>
          </w:rPr>
          <w:t>For a more detailed analysis, we employed pairwise comparisons with Tukey's post-hoc test to clarify the relationships between each pair of seasons.</w:t>
        </w:r>
        <w:r w:rsidR="00F46855" w:rsidRPr="00E603DE">
          <w:rPr>
            <w:rFonts w:ascii="Times New Roman" w:hAnsi="Times New Roman" w:cs="Times New Roman"/>
            <w:sz w:val="24"/>
            <w:szCs w:val="24"/>
          </w:rPr>
          <w:t xml:space="preserve"> </w:t>
        </w:r>
      </w:ins>
    </w:p>
    <w:p w14:paraId="6B2C8C2A" w14:textId="0C13EB9C" w:rsidR="003525EB" w:rsidRPr="00E603DE" w:rsidDel="00A841AE" w:rsidRDefault="003525EB">
      <w:pPr>
        <w:spacing w:after="0" w:line="360" w:lineRule="auto"/>
        <w:jc w:val="both"/>
        <w:rPr>
          <w:del w:id="38" w:author="Mohammad Nayeem Hasan" w:date="2024-10-30T02:28:00Z" w16du:dateUtc="2024-10-29T20:28:00Z"/>
          <w:rFonts w:ascii="Times New Roman" w:hAnsi="Times New Roman" w:cs="Times New Roman"/>
          <w:sz w:val="24"/>
          <w:szCs w:val="24"/>
        </w:rPr>
        <w:pPrChange w:id="39" w:author="Mohammad Nayeem Hasan" w:date="2024-11-01T03:11:00Z" w16du:dateUtc="2024-10-31T21:11:00Z">
          <w:pPr>
            <w:spacing w:after="0" w:line="480" w:lineRule="auto"/>
            <w:jc w:val="both"/>
          </w:pPr>
        </w:pPrChange>
      </w:pPr>
      <w:commentRangeStart w:id="40"/>
      <w:del w:id="41" w:author="Mohammad Nayeem Hasan" w:date="2024-10-30T02:28:00Z" w16du:dateUtc="2024-10-29T20:28:00Z">
        <w:r w:rsidRPr="00E603DE" w:rsidDel="00A841AE">
          <w:rPr>
            <w:rFonts w:ascii="Times New Roman" w:hAnsi="Times New Roman" w:cs="Times New Roman"/>
            <w:sz w:val="24"/>
            <w:szCs w:val="24"/>
          </w:rPr>
          <w:delText xml:space="preserve">Next, we calculated the monthly growth factor (GF) of </w:delText>
        </w:r>
        <w:r w:rsidR="003629CC" w:rsidRPr="00E603DE" w:rsidDel="00A841AE">
          <w:rPr>
            <w:rFonts w:ascii="Times New Roman" w:hAnsi="Times New Roman" w:cs="Times New Roman"/>
            <w:sz w:val="24"/>
            <w:szCs w:val="24"/>
          </w:rPr>
          <w:delText>rabies</w:delText>
        </w:r>
        <w:r w:rsidRPr="00E603DE" w:rsidDel="00A841AE">
          <w:rPr>
            <w:rFonts w:ascii="Times New Roman" w:hAnsi="Times New Roman" w:cs="Times New Roman"/>
            <w:sz w:val="24"/>
            <w:szCs w:val="24"/>
          </w:rPr>
          <w:delText xml:space="preserve"> cases by dividing the number of </w:delText>
        </w:r>
        <w:r w:rsidR="003629CC" w:rsidRPr="00E603DE" w:rsidDel="00A841AE">
          <w:rPr>
            <w:rFonts w:ascii="Times New Roman" w:hAnsi="Times New Roman" w:cs="Times New Roman"/>
            <w:sz w:val="24"/>
            <w:szCs w:val="24"/>
          </w:rPr>
          <w:delText>rabies</w:delText>
        </w:r>
        <w:r w:rsidRPr="00E603DE" w:rsidDel="00A841AE">
          <w:rPr>
            <w:rFonts w:ascii="Times New Roman" w:hAnsi="Times New Roman" w:cs="Times New Roman"/>
            <w:sz w:val="24"/>
            <w:szCs w:val="24"/>
          </w:rPr>
          <w:delText xml:space="preserve"> cases reported in each month by the number of </w:delText>
        </w:r>
        <w:r w:rsidR="003629CC" w:rsidRPr="00E603DE" w:rsidDel="00A841AE">
          <w:rPr>
            <w:rFonts w:ascii="Times New Roman" w:hAnsi="Times New Roman" w:cs="Times New Roman"/>
            <w:sz w:val="24"/>
            <w:szCs w:val="24"/>
          </w:rPr>
          <w:delText>rabies</w:delText>
        </w:r>
        <w:r w:rsidRPr="00E603DE" w:rsidDel="00A841AE">
          <w:rPr>
            <w:rFonts w:ascii="Times New Roman" w:hAnsi="Times New Roman" w:cs="Times New Roman"/>
            <w:sz w:val="24"/>
            <w:szCs w:val="24"/>
          </w:rPr>
          <w:delText xml:space="preserve"> cases reported in the previous month and repeating this process for each month from 200</w:delText>
        </w:r>
        <w:r w:rsidR="003629CC" w:rsidRPr="00E603DE" w:rsidDel="00A841AE">
          <w:rPr>
            <w:rFonts w:ascii="Times New Roman" w:hAnsi="Times New Roman" w:cs="Times New Roman"/>
            <w:sz w:val="24"/>
            <w:szCs w:val="24"/>
          </w:rPr>
          <w:delText>6</w:delText>
        </w:r>
        <w:r w:rsidRPr="00E603DE" w:rsidDel="00A841AE">
          <w:rPr>
            <w:rFonts w:ascii="Times New Roman" w:hAnsi="Times New Roman" w:cs="Times New Roman"/>
            <w:sz w:val="24"/>
            <w:szCs w:val="24"/>
          </w:rPr>
          <w:delText xml:space="preserve"> to 202</w:delText>
        </w:r>
        <w:r w:rsidR="003629CC" w:rsidRPr="00E603DE" w:rsidDel="00A841AE">
          <w:rPr>
            <w:rFonts w:ascii="Times New Roman" w:hAnsi="Times New Roman" w:cs="Times New Roman"/>
            <w:sz w:val="24"/>
            <w:szCs w:val="24"/>
          </w:rPr>
          <w:delText>4</w:delText>
        </w:r>
        <w:r w:rsidRPr="00E603DE" w:rsidDel="00A841AE">
          <w:rPr>
            <w:rFonts w:ascii="Times New Roman" w:hAnsi="Times New Roman" w:cs="Times New Roman"/>
            <w:sz w:val="24"/>
            <w:szCs w:val="24"/>
          </w:rPr>
          <w:delText xml:space="preserve"> </w:delText>
        </w:r>
      </w:del>
      <w:customXmlDelRangeStart w:id="42" w:author="Mohammad Nayeem Hasan" w:date="2024-10-30T02:28:00Z"/>
      <w:sdt>
        <w:sdtPr>
          <w:rPr>
            <w:rFonts w:ascii="Times New Roman" w:hAnsi="Times New Roman" w:cs="Times New Roman"/>
            <w:color w:val="000000"/>
            <w:sz w:val="24"/>
            <w:szCs w:val="24"/>
            <w:vertAlign w:val="superscript"/>
          </w:rPr>
          <w:tag w:val="MENDELEY_CITATION_v3_eyJjaXRhdGlvbklEIjoiTUVOREVMRVlfQ0lUQVRJT05fNGI0NzhkMmUtMGYwNC00YzM5LWEwN2MtMmE4NzdmOGViNWFh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
          <w:id w:val="1664360608"/>
          <w:placeholder>
            <w:docPart w:val="647A66E7AA8F496B82F66042A9E4352C"/>
          </w:placeholder>
        </w:sdtPr>
        <w:sdtContent>
          <w:customXmlDelRangeEnd w:id="42"/>
          <w:del w:id="43" w:author="Mohammad Nayeem Hasan" w:date="2024-10-30T02:28:00Z" w16du:dateUtc="2024-10-29T20:28:00Z">
            <w:r w:rsidR="001135C5" w:rsidRPr="00E603DE" w:rsidDel="00A841AE">
              <w:rPr>
                <w:rFonts w:ascii="Times New Roman" w:hAnsi="Times New Roman" w:cs="Times New Roman"/>
                <w:color w:val="000000"/>
                <w:sz w:val="24"/>
                <w:szCs w:val="24"/>
                <w:vertAlign w:val="superscript"/>
              </w:rPr>
              <w:delText>1</w:delText>
            </w:r>
          </w:del>
          <w:customXmlDelRangeStart w:id="44" w:author="Mohammad Nayeem Hasan" w:date="2024-10-30T02:28:00Z"/>
        </w:sdtContent>
      </w:sdt>
      <w:customXmlDelRangeEnd w:id="44"/>
      <w:del w:id="45" w:author="Mohammad Nayeem Hasan" w:date="2024-10-30T02:28:00Z" w16du:dateUtc="2024-10-29T20:28:00Z">
        <w:r w:rsidRPr="00E603DE" w:rsidDel="00A841AE">
          <w:rPr>
            <w:rFonts w:ascii="Times New Roman" w:hAnsi="Times New Roman" w:cs="Times New Roman"/>
            <w:sz w:val="24"/>
            <w:szCs w:val="24"/>
          </w:rPr>
          <w:delText>. The formula for the growth factor can be given by</w:delText>
        </w:r>
      </w:del>
    </w:p>
    <w:p w14:paraId="270A2391" w14:textId="6CDC8B03" w:rsidR="003525EB" w:rsidRPr="00E603DE" w:rsidDel="00A841AE" w:rsidRDefault="003525EB">
      <w:pPr>
        <w:spacing w:after="0" w:line="360" w:lineRule="auto"/>
        <w:jc w:val="both"/>
        <w:rPr>
          <w:del w:id="46" w:author="Mohammad Nayeem Hasan" w:date="2024-10-30T02:28:00Z" w16du:dateUtc="2024-10-29T20:28:00Z"/>
          <w:rFonts w:ascii="Times New Roman" w:eastAsiaTheme="minorEastAsia" w:hAnsi="Times New Roman" w:cs="Times New Roman"/>
          <w:sz w:val="24"/>
          <w:szCs w:val="24"/>
        </w:rPr>
        <w:pPrChange w:id="47" w:author="Mohammad Nayeem Hasan" w:date="2024-11-01T03:11:00Z" w16du:dateUtc="2024-10-31T21:11:00Z">
          <w:pPr>
            <w:spacing w:line="480" w:lineRule="auto"/>
            <w:jc w:val="both"/>
          </w:pPr>
        </w:pPrChange>
      </w:pPr>
      <m:oMathPara>
        <m:oMathParaPr>
          <m:jc m:val="center"/>
        </m:oMathParaPr>
        <m:oMath>
          <m:r>
            <w:del w:id="48" w:author="Mohammad Nayeem Hasan" w:date="2024-10-30T02:28:00Z" w16du:dateUtc="2024-10-29T20:28:00Z">
              <w:rPr>
                <w:rFonts w:ascii="Cambria Math" w:eastAsiaTheme="minorEastAsia" w:hAnsi="Cambria Math" w:cs="Times New Roman"/>
                <w:sz w:val="24"/>
                <w:szCs w:val="24"/>
              </w:rPr>
              <m:t>G</m:t>
            </w:del>
          </m:r>
          <m:sSub>
            <m:sSubPr>
              <m:ctrlPr>
                <w:ins w:id="49" w:author="Mohammad Nayeem Hasan" w:date="2024-11-01T15:49:00Z" w16du:dateUtc="2024-11-01T09:49:00Z">
                  <w:del w:id="50" w:author="Mohammad Nayeem Hasan" w:date="2024-10-30T02:28:00Z" w16du:dateUtc="2024-10-29T20:28:00Z">
                    <w:rPr>
                      <w:rFonts w:ascii="Cambria Math" w:eastAsiaTheme="minorEastAsia" w:hAnsi="Cambria Math" w:cs="Times New Roman"/>
                      <w:i/>
                      <w:sz w:val="24"/>
                      <w:szCs w:val="24"/>
                    </w:rPr>
                  </w:del>
                </w:ins>
              </m:ctrlPr>
            </m:sSubPr>
            <m:e>
              <m:r>
                <w:del w:id="51" w:author="Mohammad Nayeem Hasan" w:date="2024-10-30T02:28:00Z" w16du:dateUtc="2024-10-29T20:28:00Z">
                  <w:rPr>
                    <w:rFonts w:ascii="Cambria Math" w:eastAsiaTheme="minorEastAsia" w:hAnsi="Cambria Math" w:cs="Times New Roman"/>
                    <w:sz w:val="24"/>
                    <w:szCs w:val="24"/>
                  </w:rPr>
                  <m:t>F</m:t>
                </w:del>
              </m:r>
            </m:e>
            <m:sub>
              <m:r>
                <w:del w:id="52" w:author="Mohammad Nayeem Hasan" w:date="2024-10-30T02:28:00Z" w16du:dateUtc="2024-10-29T20:28:00Z">
                  <w:rPr>
                    <w:rFonts w:ascii="Cambria Math" w:eastAsiaTheme="minorEastAsia" w:hAnsi="Cambria Math" w:cs="Times New Roman"/>
                    <w:sz w:val="24"/>
                    <w:szCs w:val="24"/>
                  </w:rPr>
                  <m:t>t</m:t>
                </w:del>
              </m:r>
            </m:sub>
          </m:sSub>
          <m:r>
            <w:del w:id="53" w:author="Mohammad Nayeem Hasan" w:date="2024-10-30T02:28:00Z" w16du:dateUtc="2024-10-29T20:28:00Z">
              <w:rPr>
                <w:rFonts w:ascii="Cambria Math" w:eastAsiaTheme="minorEastAsia" w:hAnsi="Cambria Math" w:cs="Times New Roman"/>
                <w:sz w:val="24"/>
                <w:szCs w:val="24"/>
              </w:rPr>
              <m:t xml:space="preserve">= </m:t>
            </w:del>
          </m:r>
          <m:f>
            <m:fPr>
              <m:ctrlPr>
                <w:ins w:id="54" w:author="Mohammad Nayeem Hasan" w:date="2024-11-01T15:49:00Z" w16du:dateUtc="2024-11-01T09:49:00Z">
                  <w:del w:id="55" w:author="Mohammad Nayeem Hasan" w:date="2024-10-30T02:28:00Z" w16du:dateUtc="2024-10-29T20:28:00Z">
                    <w:rPr>
                      <w:rFonts w:ascii="Cambria Math" w:eastAsiaTheme="minorEastAsia" w:hAnsi="Cambria Math" w:cs="Times New Roman"/>
                      <w:i/>
                      <w:sz w:val="24"/>
                      <w:szCs w:val="24"/>
                    </w:rPr>
                  </w:del>
                </w:ins>
              </m:ctrlPr>
            </m:fPr>
            <m:num>
              <m:sSub>
                <m:sSubPr>
                  <m:ctrlPr>
                    <w:ins w:id="56" w:author="Mohammad Nayeem Hasan" w:date="2024-11-01T15:49:00Z" w16du:dateUtc="2024-11-01T09:49:00Z">
                      <w:del w:id="57" w:author="Mohammad Nayeem Hasan" w:date="2024-10-30T02:28:00Z" w16du:dateUtc="2024-10-29T20:28:00Z">
                        <w:rPr>
                          <w:rFonts w:ascii="Cambria Math" w:eastAsiaTheme="minorEastAsia" w:hAnsi="Cambria Math" w:cs="Times New Roman"/>
                          <w:i/>
                          <w:sz w:val="24"/>
                          <w:szCs w:val="24"/>
                        </w:rPr>
                      </w:del>
                    </w:ins>
                  </m:ctrlPr>
                </m:sSubPr>
                <m:e>
                  <m:r>
                    <w:del w:id="58" w:author="Mohammad Nayeem Hasan" w:date="2024-10-30T02:28:00Z" w16du:dateUtc="2024-10-29T20:28:00Z">
                      <w:rPr>
                        <w:rFonts w:ascii="Cambria Math" w:eastAsiaTheme="minorEastAsia" w:hAnsi="Cambria Math" w:cs="Times New Roman"/>
                        <w:sz w:val="24"/>
                        <w:szCs w:val="24"/>
                      </w:rPr>
                      <m:t>N</m:t>
                    </w:del>
                  </m:r>
                </m:e>
                <m:sub>
                  <m:r>
                    <w:del w:id="59" w:author="Mohammad Nayeem Hasan" w:date="2024-10-30T02:28:00Z" w16du:dateUtc="2024-10-29T20:28:00Z">
                      <w:rPr>
                        <w:rFonts w:ascii="Cambria Math" w:eastAsiaTheme="minorEastAsia" w:hAnsi="Cambria Math" w:cs="Times New Roman"/>
                        <w:sz w:val="24"/>
                        <w:szCs w:val="24"/>
                      </w:rPr>
                      <m:t>t+1</m:t>
                    </w:del>
                  </m:r>
                </m:sub>
              </m:sSub>
              <m:r>
                <w:del w:id="60" w:author="Mohammad Nayeem Hasan" w:date="2024-10-30T02:28:00Z" w16du:dateUtc="2024-10-29T20:28:00Z">
                  <w:rPr>
                    <w:rFonts w:ascii="Cambria Math" w:eastAsiaTheme="minorEastAsia" w:hAnsi="Cambria Math" w:cs="Times New Roman"/>
                    <w:sz w:val="24"/>
                    <w:szCs w:val="24"/>
                  </w:rPr>
                  <m:t>+1</m:t>
                </w:del>
              </m:r>
            </m:num>
            <m:den>
              <m:sSub>
                <m:sSubPr>
                  <m:ctrlPr>
                    <w:ins w:id="61" w:author="Mohammad Nayeem Hasan" w:date="2024-11-01T15:49:00Z" w16du:dateUtc="2024-11-01T09:49:00Z">
                      <w:del w:id="62" w:author="Mohammad Nayeem Hasan" w:date="2024-10-30T02:28:00Z" w16du:dateUtc="2024-10-29T20:28:00Z">
                        <w:rPr>
                          <w:rFonts w:ascii="Cambria Math" w:eastAsiaTheme="minorEastAsia" w:hAnsi="Cambria Math" w:cs="Times New Roman"/>
                          <w:i/>
                          <w:sz w:val="24"/>
                          <w:szCs w:val="24"/>
                        </w:rPr>
                      </w:del>
                    </w:ins>
                  </m:ctrlPr>
                </m:sSubPr>
                <m:e>
                  <m:r>
                    <w:del w:id="63" w:author="Mohammad Nayeem Hasan" w:date="2024-10-30T02:28:00Z" w16du:dateUtc="2024-10-29T20:28:00Z">
                      <w:rPr>
                        <w:rFonts w:ascii="Cambria Math" w:eastAsiaTheme="minorEastAsia" w:hAnsi="Cambria Math" w:cs="Times New Roman"/>
                        <w:sz w:val="24"/>
                        <w:szCs w:val="24"/>
                      </w:rPr>
                      <m:t>N</m:t>
                    </w:del>
                  </m:r>
                </m:e>
                <m:sub>
                  <m:r>
                    <w:del w:id="64" w:author="Mohammad Nayeem Hasan" w:date="2024-10-30T02:28:00Z" w16du:dateUtc="2024-10-29T20:28:00Z">
                      <w:rPr>
                        <w:rFonts w:ascii="Cambria Math" w:eastAsiaTheme="minorEastAsia" w:hAnsi="Cambria Math" w:cs="Times New Roman"/>
                        <w:sz w:val="24"/>
                        <w:szCs w:val="24"/>
                      </w:rPr>
                      <m:t>t</m:t>
                    </w:del>
                  </m:r>
                </m:sub>
              </m:sSub>
              <m:r>
                <w:del w:id="65" w:author="Mohammad Nayeem Hasan" w:date="2024-10-30T02:28:00Z" w16du:dateUtc="2024-10-29T20:28:00Z">
                  <w:rPr>
                    <w:rFonts w:ascii="Cambria Math" w:eastAsiaTheme="minorEastAsia" w:hAnsi="Cambria Math" w:cs="Times New Roman"/>
                    <w:sz w:val="24"/>
                    <w:szCs w:val="24"/>
                  </w:rPr>
                  <m:t>+1</m:t>
                </w:del>
              </m:r>
            </m:den>
          </m:f>
          <w:commentRangeEnd w:id="40"/>
          <m:r>
            <w:del w:id="66" w:author="Mohammad Nayeem Hasan" w:date="2024-10-30T02:28:00Z" w16du:dateUtc="2024-10-29T20:28:00Z">
              <m:rPr>
                <m:sty m:val="p"/>
              </m:rPr>
              <w:rPr>
                <w:rStyle w:val="CommentReference"/>
                <w:rFonts w:ascii="Cambria Math" w:hAnsi="Cambria Math" w:cs="Times New Roman"/>
                <w:rPrChange w:id="67" w:author="Mohammad Nayeem Hasan" w:date="2024-11-01T15:54:00Z" w16du:dateUtc="2024-11-01T09:54:00Z">
                  <w:rPr>
                    <w:rStyle w:val="CommentReference"/>
                  </w:rPr>
                </w:rPrChange>
              </w:rPr>
              <w:commentReference w:id="40"/>
            </w:del>
          </m:r>
        </m:oMath>
      </m:oMathPara>
    </w:p>
    <w:p w14:paraId="4B033257" w14:textId="63CDEB66" w:rsidR="003525EB" w:rsidRPr="00E603DE" w:rsidDel="00A841AE" w:rsidRDefault="003525EB">
      <w:pPr>
        <w:spacing w:after="0" w:line="360" w:lineRule="auto"/>
        <w:jc w:val="both"/>
        <w:rPr>
          <w:del w:id="68" w:author="Mohammad Nayeem Hasan" w:date="2024-10-30T02:28:00Z" w16du:dateUtc="2024-10-29T20:28:00Z"/>
          <w:rFonts w:ascii="Times New Roman" w:eastAsiaTheme="minorEastAsia" w:hAnsi="Times New Roman" w:cs="Times New Roman"/>
          <w:sz w:val="24"/>
          <w:szCs w:val="24"/>
        </w:rPr>
        <w:pPrChange w:id="69" w:author="Mohammad Nayeem Hasan" w:date="2024-11-01T03:11:00Z" w16du:dateUtc="2024-10-31T21:11:00Z">
          <w:pPr>
            <w:spacing w:after="0" w:line="480" w:lineRule="auto"/>
            <w:jc w:val="both"/>
          </w:pPr>
        </w:pPrChange>
      </w:pPr>
    </w:p>
    <w:p w14:paraId="79DF910C" w14:textId="77B3E389" w:rsidR="003525EB" w:rsidRPr="00E603DE" w:rsidDel="00A841AE" w:rsidRDefault="003525EB">
      <w:pPr>
        <w:spacing w:after="0" w:line="360" w:lineRule="auto"/>
        <w:jc w:val="both"/>
        <w:rPr>
          <w:del w:id="70" w:author="Mohammad Nayeem Hasan" w:date="2024-10-30T02:28:00Z" w16du:dateUtc="2024-10-29T20:28:00Z"/>
          <w:rFonts w:ascii="Times New Roman" w:hAnsi="Times New Roman" w:cs="Times New Roman"/>
          <w:sz w:val="24"/>
          <w:szCs w:val="24"/>
        </w:rPr>
        <w:pPrChange w:id="71" w:author="Mohammad Nayeem Hasan" w:date="2024-11-01T03:11:00Z" w16du:dateUtc="2024-10-31T21:11:00Z">
          <w:pPr>
            <w:spacing w:after="0" w:line="480" w:lineRule="auto"/>
            <w:jc w:val="both"/>
          </w:pPr>
        </w:pPrChange>
      </w:pPr>
      <w:del w:id="72" w:author="Mohammad Nayeem Hasan" w:date="2024-10-30T02:28:00Z" w16du:dateUtc="2024-10-29T20:28:00Z">
        <w:r w:rsidRPr="00E603DE" w:rsidDel="00A841AE">
          <w:rPr>
            <w:rFonts w:ascii="Times New Roman" w:hAnsi="Times New Roman" w:cs="Times New Roman"/>
            <w:sz w:val="24"/>
            <w:szCs w:val="24"/>
          </w:rPr>
          <w:delText xml:space="preserve">where </w:delText>
        </w:r>
      </w:del>
      <m:oMath>
        <m:sSub>
          <m:sSubPr>
            <m:ctrlPr>
              <w:ins w:id="73" w:author="Mohammad Nayeem Hasan" w:date="2024-11-01T15:49:00Z" w16du:dateUtc="2024-11-01T09:49:00Z">
                <w:del w:id="74" w:author="Mohammad Nayeem Hasan" w:date="2024-10-30T02:28:00Z" w16du:dateUtc="2024-10-29T20:28:00Z">
                  <w:rPr>
                    <w:rFonts w:ascii="Cambria Math" w:hAnsi="Cambria Math" w:cs="Times New Roman"/>
                    <w:i/>
                    <w:sz w:val="24"/>
                    <w:szCs w:val="24"/>
                  </w:rPr>
                </w:del>
              </w:ins>
            </m:ctrlPr>
          </m:sSubPr>
          <m:e>
            <m:r>
              <w:del w:id="75" w:author="Mohammad Nayeem Hasan" w:date="2024-10-30T02:28:00Z" w16du:dateUtc="2024-10-29T20:28:00Z">
                <w:rPr>
                  <w:rFonts w:ascii="Cambria Math" w:hAnsi="Cambria Math" w:cs="Times New Roman"/>
                  <w:sz w:val="24"/>
                  <w:szCs w:val="24"/>
                </w:rPr>
                <m:t>N</m:t>
              </w:del>
            </m:r>
          </m:e>
          <m:sub>
            <m:r>
              <w:del w:id="76" w:author="Mohammad Nayeem Hasan" w:date="2024-10-30T02:28:00Z" w16du:dateUtc="2024-10-29T20:28:00Z">
                <w:rPr>
                  <w:rFonts w:ascii="Cambria Math" w:hAnsi="Cambria Math" w:cs="Times New Roman"/>
                  <w:sz w:val="24"/>
                  <w:szCs w:val="24"/>
                </w:rPr>
                <m:t>t</m:t>
              </w:del>
            </m:r>
          </m:sub>
        </m:sSub>
      </m:oMath>
      <w:del w:id="77" w:author="Mohammad Nayeem Hasan" w:date="2024-10-30T02:28:00Z" w16du:dateUtc="2024-10-29T20:28:00Z">
        <w:r w:rsidRPr="00E603DE" w:rsidDel="00A841AE">
          <w:rPr>
            <w:rFonts w:ascii="Times New Roman" w:hAnsi="Times New Roman" w:cs="Times New Roman"/>
            <w:sz w:val="24"/>
            <w:szCs w:val="24"/>
          </w:rPr>
          <w:delText xml:space="preserve"> indicates the number of </w:delText>
        </w:r>
        <w:r w:rsidR="00326C06" w:rsidRPr="00E603DE" w:rsidDel="00A841AE">
          <w:rPr>
            <w:rFonts w:ascii="Times New Roman" w:hAnsi="Times New Roman" w:cs="Times New Roman"/>
            <w:sz w:val="24"/>
            <w:szCs w:val="24"/>
          </w:rPr>
          <w:delText>rabies</w:delText>
        </w:r>
        <w:r w:rsidRPr="00E603DE" w:rsidDel="00A841AE">
          <w:rPr>
            <w:rFonts w:ascii="Times New Roman" w:hAnsi="Times New Roman" w:cs="Times New Roman"/>
            <w:sz w:val="24"/>
            <w:szCs w:val="24"/>
          </w:rPr>
          <w:delText xml:space="preserve"> cases in </w:delText>
        </w:r>
      </w:del>
      <m:oMath>
        <m:r>
          <w:del w:id="78" w:author="Mohammad Nayeem Hasan" w:date="2024-10-30T02:28:00Z" w16du:dateUtc="2024-10-29T20:28:00Z">
            <w:rPr>
              <w:rFonts w:ascii="Cambria Math" w:hAnsi="Cambria Math" w:cs="Times New Roman"/>
              <w:sz w:val="24"/>
              <w:szCs w:val="24"/>
            </w:rPr>
            <m:t>t</m:t>
          </w:del>
        </m:r>
      </m:oMath>
      <w:del w:id="79" w:author="Mohammad Nayeem Hasan" w:date="2024-10-30T02:28:00Z" w16du:dateUtc="2024-10-29T20:28:00Z">
        <w:r w:rsidRPr="00E603DE" w:rsidDel="00A841AE">
          <w:rPr>
            <w:rFonts w:ascii="Times New Roman" w:eastAsiaTheme="minorEastAsia" w:hAnsi="Times New Roman" w:cs="Times New Roman"/>
            <w:sz w:val="24"/>
            <w:szCs w:val="24"/>
            <w:vertAlign w:val="superscript"/>
          </w:rPr>
          <w:delText>th</w:delText>
        </w:r>
        <w:r w:rsidRPr="00E603DE" w:rsidDel="00A841AE">
          <w:rPr>
            <w:rFonts w:ascii="Times New Roman" w:eastAsiaTheme="minorEastAsia" w:hAnsi="Times New Roman" w:cs="Times New Roman"/>
            <w:sz w:val="24"/>
            <w:szCs w:val="24"/>
          </w:rPr>
          <w:delText xml:space="preserve"> </w:delText>
        </w:r>
        <w:r w:rsidRPr="00E603DE" w:rsidDel="00A841AE">
          <w:rPr>
            <w:rFonts w:ascii="Times New Roman" w:hAnsi="Times New Roman" w:cs="Times New Roman"/>
            <w:sz w:val="24"/>
            <w:szCs w:val="24"/>
          </w:rPr>
          <w:delText xml:space="preserve">month. To avoid the occurrence of zeros in some months, we added 1 to the total number of cases for each month. This allows us to obtain a real-valued measurement of the GF for the above equation. The distribution of GF was skewed; therefore, we used the first natural log transformation before the data was further examined. However, we have also performed a reverse </w:delText>
        </w:r>
        <w:r w:rsidRPr="00E603DE" w:rsidDel="00A841AE">
          <w:rPr>
            <w:rFonts w:ascii="Times New Roman" w:hAnsi="Times New Roman" w:cs="Times New Roman"/>
            <w:color w:val="2E2E2E"/>
            <w:sz w:val="24"/>
            <w:szCs w:val="24"/>
          </w:rPr>
          <w:delText>transformation of the log (GF) values by exponentiating values to convert them to the original scale for ease of interpretation</w:delText>
        </w:r>
      </w:del>
      <w:customXmlDelRangeStart w:id="80" w:author="Mohammad Nayeem Hasan" w:date="2024-10-30T02:28:00Z"/>
      <w:sdt>
        <w:sdtPr>
          <w:rPr>
            <w:rFonts w:ascii="Times New Roman" w:hAnsi="Times New Roman" w:cs="Times New Roman"/>
            <w:color w:val="000000"/>
            <w:sz w:val="24"/>
            <w:szCs w:val="24"/>
            <w:vertAlign w:val="superscript"/>
          </w:rPr>
          <w:tag w:val="MENDELEY_CITATION_v3_eyJjaXRhdGlvbklEIjoiTUVOREVMRVlfQ0lUQVRJT05fMjQ2OTI3YjUtODE0Zi00ZTRkLTg4MmQtYjkzNzRjMzQxZjc5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
          <w:id w:val="-353422140"/>
          <w:placeholder>
            <w:docPart w:val="647A66E7AA8F496B82F66042A9E4352C"/>
          </w:placeholder>
        </w:sdtPr>
        <w:sdtContent>
          <w:customXmlDelRangeEnd w:id="80"/>
          <w:del w:id="81" w:author="Mohammad Nayeem Hasan" w:date="2024-10-30T02:28:00Z" w16du:dateUtc="2024-10-29T20:28:00Z">
            <w:r w:rsidR="001135C5" w:rsidRPr="00E603DE" w:rsidDel="00A841AE">
              <w:rPr>
                <w:rFonts w:ascii="Times New Roman" w:hAnsi="Times New Roman" w:cs="Times New Roman"/>
                <w:color w:val="000000"/>
                <w:sz w:val="24"/>
                <w:szCs w:val="24"/>
                <w:vertAlign w:val="superscript"/>
              </w:rPr>
              <w:delText>1</w:delText>
            </w:r>
          </w:del>
          <w:customXmlDelRangeStart w:id="82" w:author="Mohammad Nayeem Hasan" w:date="2024-10-30T02:28:00Z"/>
        </w:sdtContent>
      </w:sdt>
      <w:customXmlDelRangeEnd w:id="82"/>
      <w:del w:id="83" w:author="Mohammad Nayeem Hasan" w:date="2024-10-30T02:28:00Z" w16du:dateUtc="2024-10-29T20:28:00Z">
        <w:r w:rsidRPr="00E603DE" w:rsidDel="00A841AE">
          <w:rPr>
            <w:rFonts w:ascii="Times New Roman" w:hAnsi="Times New Roman" w:cs="Times New Roman"/>
            <w:color w:val="2E2E2E"/>
            <w:sz w:val="24"/>
            <w:szCs w:val="24"/>
          </w:rPr>
          <w:delText>. </w:delText>
        </w:r>
        <w:r w:rsidR="008E4BE5" w:rsidRPr="00E603DE" w:rsidDel="00A841AE">
          <w:rPr>
            <w:rFonts w:ascii="Times New Roman" w:hAnsi="Times New Roman" w:cs="Times New Roman"/>
            <w:sz w:val="24"/>
            <w:szCs w:val="24"/>
          </w:rPr>
          <w:delText xml:space="preserve"> </w:delText>
        </w:r>
      </w:del>
      <w:r w:rsidRPr="00E603DE">
        <w:rPr>
          <w:rFonts w:ascii="Times New Roman" w:hAnsi="Times New Roman" w:cs="Times New Roman"/>
          <w:sz w:val="24"/>
          <w:szCs w:val="24"/>
        </w:rPr>
        <w:t xml:space="preserve">We also conducted a Mann-Kendall (M-K) trend analysis to determine possible upward or downward trends </w:t>
      </w:r>
      <w:sdt>
        <w:sdtPr>
          <w:rPr>
            <w:rFonts w:ascii="Times New Roman" w:hAnsi="Times New Roman" w:cs="Times New Roman"/>
            <w:color w:val="000000"/>
            <w:sz w:val="24"/>
            <w:szCs w:val="24"/>
            <w:vertAlign w:val="superscript"/>
          </w:rPr>
          <w:tag w:val="MENDELEY_CITATION_v3_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"/>
          <w:id w:val="-1183121360"/>
          <w:placeholder>
            <w:docPart w:val="7BEAD56FD8BC4C08BB849193D74A1024"/>
          </w:placeholder>
        </w:sdtPr>
        <w:sdtContent>
          <w:r w:rsidR="001135C5" w:rsidRPr="00E603DE">
            <w:rPr>
              <w:rFonts w:ascii="Times New Roman" w:eastAsia="Times New Roman" w:hAnsi="Times New Roman" w:cs="Times New Roman"/>
              <w:color w:val="000000"/>
              <w:sz w:val="24"/>
              <w:szCs w:val="24"/>
              <w:vertAlign w:val="superscript"/>
            </w:rPr>
            <w:t>2</w:t>
          </w:r>
        </w:sdtContent>
      </w:sdt>
      <w:r w:rsidRPr="00E603DE">
        <w:rPr>
          <w:rFonts w:ascii="Times New Roman" w:hAnsi="Times New Roman" w:cs="Times New Roman"/>
          <w:sz w:val="24"/>
          <w:szCs w:val="24"/>
        </w:rPr>
        <w:t xml:space="preserve">. We also performed the Sen's slope test to assess variations in annual </w:t>
      </w:r>
      <w:r w:rsidR="003629CC"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cases</w:t>
      </w:r>
      <w:sdt>
        <w:sdtPr>
          <w:rPr>
            <w:rFonts w:ascii="Times New Roman" w:hAnsi="Times New Roman" w:cs="Times New Roman"/>
            <w:color w:val="000000"/>
            <w:sz w:val="24"/>
            <w:szCs w:val="24"/>
            <w:vertAlign w:val="superscript"/>
          </w:rPr>
          <w:tag w:val="MENDELEY_CITATION_v3_eyJjaXRhdGlvbklEIjoiTUVOREVMRVlfQ0lUQVRJT05fNzg4OGM4N2UtZDljNi00YWMxLTgyZDktMTlmZGQyMzJjYTViIiwicHJvcGVydGllcyI6eyJub3RlSW5kZXgiOjB9LCJpc0VkaXRlZCI6ZmFsc2UsIm1hbnVhbE92ZXJyaWRlIjp7ImlzTWFudWFsbHlPdmVycmlkZGVuIjpmYWxzZSwiY2l0ZXByb2NUZXh0IjoiPHN1cD4zPC9zdXA+IiwibWFudWFsT3ZlcnJpZGVUZXh0IjoiIn0sImNpdGF0aW9uSXRlbXMiOlt7ImlkIjoiYzg4NjE0MmMtYjhhMy0zOGRjLTk3M2QtMzc1Yjk5NzcxOWI4IiwiaXRlbURhdGEiOnsidHlwZSI6ImFydGljbGUtam91cm5hbCIsImlkIjoiYzg4NjE0MmMtYjhhMy0zOGRjLTk3M2QtMzc1Yjk5NzcxOWI4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"/>
          <w:id w:val="-657929025"/>
          <w:placeholder>
            <w:docPart w:val="647A66E7AA8F496B82F66042A9E4352C"/>
          </w:placeholder>
        </w:sdtPr>
        <w:sdtContent>
          <w:r w:rsidR="001135C5" w:rsidRPr="00E603DE">
            <w:rPr>
              <w:rFonts w:ascii="Times New Roman" w:hAnsi="Times New Roman" w:cs="Times New Roman"/>
              <w:color w:val="000000"/>
              <w:sz w:val="24"/>
              <w:szCs w:val="24"/>
              <w:vertAlign w:val="superscript"/>
            </w:rPr>
            <w:t>3</w:t>
          </w:r>
        </w:sdtContent>
      </w:sdt>
      <w:r w:rsidRPr="00E603DE">
        <w:rPr>
          <w:rFonts w:ascii="Times New Roman" w:hAnsi="Times New Roman" w:cs="Times New Roman"/>
          <w:sz w:val="24"/>
          <w:szCs w:val="24"/>
        </w:rPr>
        <w:t>.</w:t>
      </w:r>
    </w:p>
    <w:p w14:paraId="10CC657C" w14:textId="77777777" w:rsidR="003525EB" w:rsidRPr="00E603DE" w:rsidRDefault="003525EB">
      <w:pPr>
        <w:spacing w:after="0" w:line="360" w:lineRule="auto"/>
        <w:jc w:val="both"/>
        <w:rPr>
          <w:rFonts w:ascii="Times New Roman" w:hAnsi="Times New Roman" w:cs="Times New Roman"/>
          <w:sz w:val="24"/>
          <w:szCs w:val="24"/>
        </w:rPr>
        <w:pPrChange w:id="84" w:author="Mohammad Nayeem Hasan" w:date="2024-11-01T03:11:00Z" w16du:dateUtc="2024-10-31T21:11:00Z">
          <w:pPr>
            <w:spacing w:after="0" w:line="480" w:lineRule="auto"/>
            <w:jc w:val="both"/>
          </w:pPr>
        </w:pPrChange>
      </w:pPr>
    </w:p>
    <w:p w14:paraId="0C5DFDB9" w14:textId="2ACDDF6F" w:rsidR="003525EB" w:rsidRPr="00E603DE" w:rsidRDefault="003525EB">
      <w:pPr>
        <w:spacing w:after="0" w:line="360" w:lineRule="auto"/>
        <w:jc w:val="both"/>
        <w:rPr>
          <w:rFonts w:ascii="Times New Roman" w:hAnsi="Times New Roman" w:cs="Times New Roman"/>
          <w:sz w:val="24"/>
          <w:szCs w:val="24"/>
        </w:rPr>
        <w:pPrChange w:id="85" w:author="Mohammad Nayeem Hasan" w:date="2024-11-01T03:11:00Z" w16du:dateUtc="2024-10-31T21:11:00Z">
          <w:pPr>
            <w:spacing w:after="0" w:line="480" w:lineRule="auto"/>
            <w:jc w:val="both"/>
          </w:pPr>
        </w:pPrChange>
      </w:pPr>
      <w:r w:rsidRPr="00E603DE">
        <w:rPr>
          <w:rFonts w:ascii="Times New Roman" w:hAnsi="Times New Roman" w:cs="Times New Roman"/>
          <w:sz w:val="24"/>
          <w:szCs w:val="24"/>
        </w:rPr>
        <w:lastRenderedPageBreak/>
        <w:t xml:space="preserve">We, then used a time series count generalized linear model (GLM), more specifically, a time-series Poisson regression model to determine whether the climatic factors were associated with the </w:t>
      </w:r>
      <w:r w:rsidR="008E4BE5"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cases over time </w:t>
      </w:r>
      <w:sdt>
        <w:sdtPr>
          <w:rPr>
            <w:rFonts w:ascii="Times New Roman" w:hAnsi="Times New Roman" w:cs="Times New Roman"/>
            <w:color w:val="000000"/>
            <w:sz w:val="24"/>
            <w:szCs w:val="24"/>
            <w:vertAlign w:val="superscript"/>
          </w:rPr>
          <w:tag w:val="MENDELEY_CITATION_v3_eyJjaXRhdGlvbklEIjoiTUVOREVMRVlfQ0lUQVRJT05fYmI2MmFlNTQtM2NlNS00ZTAyLWJiYzMtYTIxNGZkNTM4YjhiIiwicHJvcGVydGllcyI6eyJub3RlSW5kZXgiOjB9LCJpc0VkaXRlZCI6ZmFsc2UsIm1hbnVhbE92ZXJyaWRlIjp7ImlzTWFudWFsbHlPdmVycmlkZGVuIjpmYWxzZSwiY2l0ZXByb2NUZXh0IjoiPHN1cD40PC9zdXA+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
          <w:id w:val="-455875536"/>
          <w:placeholder>
            <w:docPart w:val="A9EA17CEB45841C0AF228E0FCF5D8B01"/>
          </w:placeholder>
        </w:sdtPr>
        <w:sdtContent>
          <w:r w:rsidR="001135C5" w:rsidRPr="00E603DE">
            <w:rPr>
              <w:rFonts w:ascii="Times New Roman" w:hAnsi="Times New Roman" w:cs="Times New Roman"/>
              <w:color w:val="000000"/>
              <w:sz w:val="24"/>
              <w:szCs w:val="24"/>
              <w:vertAlign w:val="superscript"/>
            </w:rPr>
            <w:t>4</w:t>
          </w:r>
        </w:sdtContent>
      </w:sdt>
      <w:del w:id="86" w:author="Mohammad Nayeem Hasan" w:date="2024-11-01T03:37:00Z" w16du:dateUtc="2024-10-31T21:37:00Z">
        <w:r w:rsidRPr="00E603DE" w:rsidDel="00F97EC9">
          <w:rPr>
            <w:rFonts w:ascii="Times New Roman" w:hAnsi="Times New Roman" w:cs="Times New Roman"/>
            <w:sz w:val="24"/>
            <w:szCs w:val="24"/>
          </w:rPr>
          <w:delText>. The non-normality, heteroscedasticity, and non-linearity that characterize count data can be fitted easily using GLMs. The time-series observations may possess autocorrelation and they might be nonnegative integers, and thus GLM is useful in overcoming both issues</w:delText>
        </w:r>
      </w:del>
      <w:del w:id="87" w:author="Mohammad Nayeem Hasan" w:date="2024-11-01T03:31:00Z" w16du:dateUtc="2024-10-31T21:31:00Z">
        <w:r w:rsidRPr="00E603DE" w:rsidDel="00F46855">
          <w:rPr>
            <w:rFonts w:ascii="Times New Roman" w:hAnsi="Times New Roman" w:cs="Times New Roman"/>
            <w:sz w:val="24"/>
            <w:szCs w:val="24"/>
          </w:rPr>
          <w:delText xml:space="preserve"> [20, 21, 22]</w:delText>
        </w:r>
      </w:del>
      <w:del w:id="88" w:author="Mohammad Nayeem Hasan" w:date="2024-11-01T03:37:00Z" w16du:dateUtc="2024-10-31T21:37:00Z">
        <w:r w:rsidRPr="00E603DE" w:rsidDel="00F97EC9">
          <w:rPr>
            <w:rFonts w:ascii="Times New Roman" w:hAnsi="Times New Roman" w:cs="Times New Roman"/>
            <w:sz w:val="24"/>
            <w:szCs w:val="24"/>
          </w:rPr>
          <w:delText xml:space="preserve">. </w:delText>
        </w:r>
      </w:del>
      <w:ins w:id="89" w:author="Mohammad Nayeem Hasan" w:date="2024-11-01T03:37:00Z" w16du:dateUtc="2024-10-31T21:37:00Z">
        <w:r w:rsidR="00F97EC9" w:rsidRPr="00E603DE">
          <w:rPr>
            <w:rFonts w:ascii="Times New Roman" w:hAnsi="Times New Roman" w:cs="Times New Roman"/>
            <w:sz w:val="24"/>
            <w:szCs w:val="24"/>
          </w:rPr>
          <w:t xml:space="preserve">. </w:t>
        </w:r>
      </w:ins>
      <w:r w:rsidRPr="00E603DE">
        <w:rPr>
          <w:rFonts w:ascii="Times New Roman" w:hAnsi="Times New Roman" w:cs="Times New Roman"/>
          <w:sz w:val="24"/>
          <w:szCs w:val="24"/>
        </w:rPr>
        <w:t xml:space="preserve">Monthly </w:t>
      </w:r>
      <w:r w:rsidR="00326C06" w:rsidRPr="00E603DE">
        <w:rPr>
          <w:rFonts w:ascii="Times New Roman" w:hAnsi="Times New Roman" w:cs="Times New Roman"/>
          <w:sz w:val="24"/>
          <w:szCs w:val="24"/>
        </w:rPr>
        <w:t>rabies</w:t>
      </w:r>
      <w:r w:rsidRPr="00E603DE">
        <w:rPr>
          <w:rFonts w:ascii="Times New Roman" w:hAnsi="Times New Roman" w:cs="Times New Roman"/>
          <w:sz w:val="24"/>
          <w:szCs w:val="24"/>
        </w:rPr>
        <w:t xml:space="preserve"> cases were utilized as the outcome variable in this model, along with data from the Bangladesh Meteorological Department (BMD) on temperature and rainfall. We used the statistical program RStudio, version 3.5.2.2 for the analyses </w:t>
      </w:r>
      <w:sdt>
        <w:sdtPr>
          <w:rPr>
            <w:rFonts w:ascii="Times New Roman" w:hAnsi="Times New Roman" w:cs="Times New Roman"/>
            <w:color w:val="000000"/>
            <w:sz w:val="24"/>
            <w:szCs w:val="24"/>
            <w:vertAlign w:val="superscript"/>
          </w:rPr>
          <w:tag w:val="MENDELEY_CITATION_v3_eyJjaXRhdGlvbklEIjoiTUVOREVMRVlfQ0lUQVRJT05fOGI1YjJmOTgtMjc0MC00YTQ3LTgzYmEtMzgyZWU2M2U0NTZjIiwicHJvcGVydGllcyI6eyJub3RlSW5kZXgiOjB9LCJpc0VkaXRlZCI6ZmFsc2UsIm1hbnVhbE92ZXJyaWRlIjp7ImlzTWFudWFsbHlPdmVycmlkZGVuIjpmYWxzZSwiY2l0ZXByb2NUZXh0IjoiPHN1cD41PC9zdXA+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
          <w:id w:val="1657954785"/>
          <w:placeholder>
            <w:docPart w:val="647A66E7AA8F496B82F66042A9E4352C"/>
          </w:placeholder>
        </w:sdtPr>
        <w:sdtContent>
          <w:r w:rsidR="001135C5" w:rsidRPr="00E603DE">
            <w:rPr>
              <w:rFonts w:ascii="Times New Roman" w:hAnsi="Times New Roman" w:cs="Times New Roman"/>
              <w:color w:val="000000"/>
              <w:sz w:val="24"/>
              <w:szCs w:val="24"/>
              <w:vertAlign w:val="superscript"/>
            </w:rPr>
            <w:t>5</w:t>
          </w:r>
        </w:sdtContent>
      </w:sdt>
      <w:r w:rsidRPr="00E603DE">
        <w:rPr>
          <w:rFonts w:ascii="Times New Roman" w:hAnsi="Times New Roman" w:cs="Times New Roman"/>
          <w:sz w:val="24"/>
          <w:szCs w:val="24"/>
        </w:rPr>
        <w:t>.</w:t>
      </w:r>
    </w:p>
    <w:p w14:paraId="2E3C45EE" w14:textId="11EBD4F5" w:rsidR="003525EB" w:rsidRPr="00E603DE" w:rsidDel="00A841AE" w:rsidRDefault="003525EB">
      <w:pPr>
        <w:spacing w:after="0" w:line="360" w:lineRule="auto"/>
        <w:jc w:val="both"/>
        <w:rPr>
          <w:del w:id="90" w:author="Mohammad Nayeem Hasan" w:date="2024-10-30T02:28:00Z" w16du:dateUtc="2024-10-29T20:28:00Z"/>
          <w:rFonts w:ascii="Times New Roman" w:hAnsi="Times New Roman" w:cs="Times New Roman"/>
          <w:b/>
          <w:bCs/>
          <w:sz w:val="24"/>
          <w:szCs w:val="24"/>
        </w:rPr>
        <w:pPrChange w:id="91" w:author="Mohammad Nayeem Hasan" w:date="2024-11-01T03:11:00Z" w16du:dateUtc="2024-10-31T21:11:00Z">
          <w:pPr>
            <w:jc w:val="both"/>
          </w:pPr>
        </w:pPrChange>
      </w:pPr>
    </w:p>
    <w:p w14:paraId="77232893" w14:textId="7D6F3ACA" w:rsidR="00131E52" w:rsidRPr="00E603DE" w:rsidDel="00A841AE" w:rsidRDefault="00131E52">
      <w:pPr>
        <w:spacing w:after="0" w:line="360" w:lineRule="auto"/>
        <w:jc w:val="both"/>
        <w:rPr>
          <w:del w:id="92" w:author="Mohammad Nayeem Hasan" w:date="2024-10-30T02:28:00Z" w16du:dateUtc="2024-10-29T20:28:00Z"/>
          <w:rFonts w:ascii="Times New Roman" w:hAnsi="Times New Roman" w:cs="Times New Roman"/>
          <w:b/>
          <w:bCs/>
          <w:sz w:val="24"/>
          <w:szCs w:val="24"/>
        </w:rPr>
        <w:pPrChange w:id="93" w:author="Mohammad Nayeem Hasan" w:date="2024-11-01T03:11:00Z" w16du:dateUtc="2024-10-31T21:11:00Z">
          <w:pPr>
            <w:jc w:val="both"/>
          </w:pPr>
        </w:pPrChange>
      </w:pPr>
    </w:p>
    <w:p w14:paraId="12F5E6D6" w14:textId="19CC3C3D" w:rsidR="00D228C8" w:rsidRPr="00E603DE" w:rsidRDefault="00D228C8">
      <w:pPr>
        <w:spacing w:after="0" w:line="360" w:lineRule="auto"/>
        <w:rPr>
          <w:rFonts w:ascii="Times New Roman" w:hAnsi="Times New Roman" w:cs="Times New Roman"/>
          <w:b/>
          <w:bCs/>
          <w:sz w:val="24"/>
          <w:szCs w:val="24"/>
        </w:rPr>
        <w:pPrChange w:id="94" w:author="Mohammad Nayeem Hasan" w:date="2024-11-01T03:11:00Z" w16du:dateUtc="2024-10-31T21:11:00Z">
          <w:pPr/>
        </w:pPrChange>
      </w:pPr>
      <w:del w:id="95" w:author="Mohammad Nayeem Hasan" w:date="2024-10-30T02:28:00Z" w16du:dateUtc="2024-10-29T20:28:00Z">
        <w:r w:rsidRPr="00E603DE" w:rsidDel="00A841AE">
          <w:rPr>
            <w:rFonts w:ascii="Times New Roman" w:hAnsi="Times New Roman" w:cs="Times New Roman"/>
            <w:b/>
            <w:bCs/>
            <w:sz w:val="24"/>
            <w:szCs w:val="24"/>
          </w:rPr>
          <w:br w:type="page"/>
        </w:r>
      </w:del>
    </w:p>
    <w:p w14:paraId="439D94C1" w14:textId="77777777" w:rsidR="003B4F25" w:rsidRPr="00E603DE" w:rsidRDefault="003B4F25">
      <w:pPr>
        <w:rPr>
          <w:ins w:id="96" w:author="Mohammad Nayeem Hasan" w:date="2024-11-01T03:24:00Z" w16du:dateUtc="2024-10-31T21:24:00Z"/>
          <w:rFonts w:ascii="Times New Roman" w:hAnsi="Times New Roman" w:cs="Times New Roman"/>
          <w:b/>
          <w:bCs/>
          <w:sz w:val="24"/>
          <w:szCs w:val="24"/>
        </w:rPr>
      </w:pPr>
      <w:ins w:id="97" w:author="Mohammad Nayeem Hasan" w:date="2024-11-01T03:24:00Z" w16du:dateUtc="2024-10-31T21:24:00Z">
        <w:r w:rsidRPr="00E603DE">
          <w:rPr>
            <w:rFonts w:ascii="Times New Roman" w:hAnsi="Times New Roman" w:cs="Times New Roman"/>
            <w:b/>
            <w:bCs/>
            <w:sz w:val="24"/>
            <w:szCs w:val="24"/>
          </w:rPr>
          <w:br w:type="page"/>
        </w:r>
      </w:ins>
    </w:p>
    <w:p w14:paraId="00DC0121" w14:textId="40ACE36D" w:rsidR="00131E52" w:rsidRPr="00E603DE" w:rsidRDefault="00131E52">
      <w:pPr>
        <w:spacing w:after="0" w:line="360" w:lineRule="auto"/>
        <w:jc w:val="both"/>
        <w:rPr>
          <w:rFonts w:ascii="Times New Roman" w:hAnsi="Times New Roman" w:cs="Times New Roman"/>
          <w:b/>
          <w:bCs/>
          <w:sz w:val="24"/>
          <w:szCs w:val="24"/>
        </w:rPr>
        <w:pPrChange w:id="98" w:author="Mohammad Nayeem Hasan" w:date="2024-11-01T03:11:00Z" w16du:dateUtc="2024-10-31T21:11:00Z">
          <w:pPr>
            <w:jc w:val="both"/>
          </w:pPr>
        </w:pPrChange>
      </w:pPr>
      <w:r w:rsidRPr="00E603DE">
        <w:rPr>
          <w:rFonts w:ascii="Times New Roman" w:hAnsi="Times New Roman" w:cs="Times New Roman"/>
          <w:b/>
          <w:bCs/>
          <w:sz w:val="24"/>
          <w:szCs w:val="24"/>
        </w:rPr>
        <w:lastRenderedPageBreak/>
        <w:t>Results:</w:t>
      </w:r>
    </w:p>
    <w:p w14:paraId="63F2794D" w14:textId="77777777" w:rsidR="00131E52" w:rsidRPr="00E603DE" w:rsidRDefault="00131E52">
      <w:pPr>
        <w:spacing w:after="0" w:line="360" w:lineRule="auto"/>
        <w:jc w:val="both"/>
        <w:rPr>
          <w:rFonts w:ascii="Times New Roman" w:hAnsi="Times New Roman" w:cs="Times New Roman"/>
          <w:b/>
          <w:bCs/>
          <w:sz w:val="24"/>
          <w:szCs w:val="24"/>
        </w:rPr>
        <w:pPrChange w:id="99" w:author="Mohammad Nayeem Hasan" w:date="2024-11-01T03:11:00Z" w16du:dateUtc="2024-10-31T21:11:00Z">
          <w:pPr>
            <w:jc w:val="both"/>
          </w:pPr>
        </w:pPrChange>
      </w:pPr>
    </w:p>
    <w:p w14:paraId="53DD9BEB" w14:textId="55CE85C5" w:rsidR="002455D5" w:rsidRPr="00E603DE" w:rsidRDefault="00255030">
      <w:pPr>
        <w:spacing w:after="0" w:line="360" w:lineRule="auto"/>
        <w:jc w:val="both"/>
        <w:rPr>
          <w:rFonts w:ascii="Times New Roman" w:hAnsi="Times New Roman" w:cs="Times New Roman"/>
          <w:b/>
          <w:bCs/>
          <w:sz w:val="24"/>
          <w:szCs w:val="24"/>
        </w:rPr>
        <w:pPrChange w:id="100" w:author="Mohammad Nayeem Hasan" w:date="2024-11-01T03:11:00Z" w16du:dateUtc="2024-10-31T21:11:00Z">
          <w:pPr>
            <w:jc w:val="both"/>
          </w:pPr>
        </w:pPrChange>
      </w:pPr>
      <w:r w:rsidRPr="00E603DE">
        <w:rPr>
          <w:rFonts w:ascii="Times New Roman" w:hAnsi="Times New Roman" w:cs="Times New Roman"/>
          <w:b/>
          <w:bCs/>
          <w:sz w:val="24"/>
          <w:szCs w:val="24"/>
        </w:rPr>
        <w:t xml:space="preserve">Table 1: Comparison of rabies cases, ARV, MDV, and weather parameters between the before </w:t>
      </w:r>
      <w:del w:id="101" w:author="Mohammad Nayeem Hasan" w:date="2024-11-01T03:24:00Z" w16du:dateUtc="2024-10-31T21:24:00Z">
        <w:r w:rsidRPr="00E603DE" w:rsidDel="003B4F25">
          <w:rPr>
            <w:rFonts w:ascii="Times New Roman" w:hAnsi="Times New Roman" w:cs="Times New Roman"/>
            <w:b/>
            <w:bCs/>
            <w:sz w:val="24"/>
            <w:szCs w:val="24"/>
          </w:rPr>
          <w:delText>large scale</w:delText>
        </w:r>
      </w:del>
      <w:ins w:id="102" w:author="Mohammad Nayeem Hasan" w:date="2024-11-01T03:24:00Z" w16du:dateUtc="2024-10-31T21:24:00Z">
        <w:r w:rsidR="003B4F25" w:rsidRPr="00E603DE">
          <w:rPr>
            <w:rFonts w:ascii="Times New Roman" w:hAnsi="Times New Roman" w:cs="Times New Roman"/>
            <w:b/>
            <w:bCs/>
            <w:sz w:val="24"/>
            <w:szCs w:val="24"/>
          </w:rPr>
          <w:t>large-scale</w:t>
        </w:r>
      </w:ins>
      <w:r w:rsidR="003D120C" w:rsidRPr="00E603DE">
        <w:rPr>
          <w:rFonts w:ascii="Times New Roman" w:hAnsi="Times New Roman" w:cs="Times New Roman"/>
          <w:b/>
          <w:bCs/>
          <w:sz w:val="24"/>
          <w:szCs w:val="24"/>
        </w:rPr>
        <w:t xml:space="preserve"> rabies control initiative</w:t>
      </w:r>
      <w:r w:rsidRPr="00E603DE">
        <w:rPr>
          <w:rFonts w:ascii="Times New Roman" w:hAnsi="Times New Roman" w:cs="Times New Roman"/>
          <w:b/>
          <w:bCs/>
          <w:sz w:val="24"/>
          <w:szCs w:val="24"/>
        </w:rPr>
        <w:t xml:space="preserve"> (2006–2013) and after </w:t>
      </w:r>
      <w:del w:id="103" w:author="Mohammad Nayeem Hasan" w:date="2024-11-01T03:24:00Z" w16du:dateUtc="2024-10-31T21:24:00Z">
        <w:r w:rsidRPr="00E603DE" w:rsidDel="003B4F25">
          <w:rPr>
            <w:rFonts w:ascii="Times New Roman" w:hAnsi="Times New Roman" w:cs="Times New Roman"/>
            <w:b/>
            <w:bCs/>
            <w:sz w:val="24"/>
            <w:szCs w:val="24"/>
          </w:rPr>
          <w:delText>large scale</w:delText>
        </w:r>
      </w:del>
      <w:ins w:id="104" w:author="Mohammad Nayeem Hasan" w:date="2024-11-01T03:24:00Z" w16du:dateUtc="2024-10-31T21:24:00Z">
        <w:r w:rsidR="003B4F25" w:rsidRPr="00E603DE">
          <w:rPr>
            <w:rFonts w:ascii="Times New Roman" w:hAnsi="Times New Roman" w:cs="Times New Roman"/>
            <w:b/>
            <w:bCs/>
            <w:sz w:val="24"/>
            <w:szCs w:val="24"/>
          </w:rPr>
          <w:t>large-scale</w:t>
        </w:r>
      </w:ins>
      <w:r w:rsidRPr="00E603DE">
        <w:rPr>
          <w:rFonts w:ascii="Times New Roman" w:hAnsi="Times New Roman" w:cs="Times New Roman"/>
          <w:b/>
          <w:bCs/>
          <w:sz w:val="24"/>
          <w:szCs w:val="24"/>
        </w:rPr>
        <w:t xml:space="preserve"> </w:t>
      </w:r>
      <w:r w:rsidR="003D120C" w:rsidRPr="00E603DE">
        <w:rPr>
          <w:rFonts w:ascii="Times New Roman" w:hAnsi="Times New Roman" w:cs="Times New Roman"/>
          <w:b/>
          <w:bCs/>
          <w:sz w:val="24"/>
          <w:szCs w:val="24"/>
        </w:rPr>
        <w:t xml:space="preserve">rabies control initiative </w:t>
      </w:r>
      <w:r w:rsidRPr="00E603DE">
        <w:rPr>
          <w:rFonts w:ascii="Times New Roman" w:hAnsi="Times New Roman" w:cs="Times New Roman"/>
          <w:b/>
          <w:bCs/>
          <w:sz w:val="24"/>
          <w:szCs w:val="24"/>
        </w:rPr>
        <w:t>(201</w:t>
      </w:r>
      <w:r w:rsidR="007219C5" w:rsidRPr="00E603DE">
        <w:rPr>
          <w:rFonts w:ascii="Times New Roman" w:hAnsi="Times New Roman" w:cs="Times New Roman"/>
          <w:b/>
          <w:bCs/>
          <w:sz w:val="24"/>
          <w:szCs w:val="24"/>
        </w:rPr>
        <w:t>4</w:t>
      </w:r>
      <w:r w:rsidRPr="00E603DE">
        <w:rPr>
          <w:rFonts w:ascii="Times New Roman" w:hAnsi="Times New Roman" w:cs="Times New Roman"/>
          <w:b/>
          <w:bCs/>
          <w:sz w:val="24"/>
          <w:szCs w:val="24"/>
        </w:rPr>
        <w:t>–202</w:t>
      </w:r>
      <w:r w:rsidR="007219C5" w:rsidRPr="00E603DE">
        <w:rPr>
          <w:rFonts w:ascii="Times New Roman" w:hAnsi="Times New Roman" w:cs="Times New Roman"/>
          <w:b/>
          <w:bCs/>
          <w:sz w:val="24"/>
          <w:szCs w:val="24"/>
        </w:rPr>
        <w:t>4</w:t>
      </w:r>
      <w:r w:rsidRPr="00E603DE">
        <w:rPr>
          <w:rFonts w:ascii="Times New Roman" w:hAnsi="Times New Roman" w:cs="Times New Roman"/>
          <w:b/>
          <w:bCs/>
          <w:sz w:val="24"/>
          <w:szCs w:val="24"/>
        </w:rPr>
        <w:t>)</w:t>
      </w:r>
      <w:r w:rsidR="00B123F2" w:rsidRPr="00E603DE">
        <w:rPr>
          <w:rFonts w:ascii="Times New Roman" w:hAnsi="Times New Roman" w:cs="Times New Roman"/>
          <w:b/>
          <w:bCs/>
          <w:sz w:val="24"/>
          <w:szCs w:val="24"/>
        </w:rPr>
        <w:t xml:space="preserve"> </w:t>
      </w:r>
      <w:r w:rsidRPr="00E603DE">
        <w:rPr>
          <w:rFonts w:ascii="Times New Roman" w:hAnsi="Times New Roman" w:cs="Times New Roman"/>
          <w:b/>
          <w:bCs/>
          <w:sz w:val="24"/>
          <w:szCs w:val="24"/>
        </w:rPr>
        <w:t>in Bangladesh</w:t>
      </w:r>
    </w:p>
    <w:tbl>
      <w:tblPr>
        <w:tblStyle w:val="TableGrid"/>
        <w:tblW w:w="0" w:type="auto"/>
        <w:tblLayout w:type="fixed"/>
        <w:tblLook w:val="04A0" w:firstRow="1" w:lastRow="0" w:firstColumn="1" w:lastColumn="0" w:noHBand="0" w:noVBand="1"/>
        <w:tblPrChange w:id="105" w:author="Mohammad Nayeem Hasan" w:date="2024-11-01T04:01:00Z" w16du:dateUtc="2024-10-31T22:01:00Z">
          <w:tblPr>
            <w:tblStyle w:val="TableGrid"/>
            <w:tblW w:w="0" w:type="auto"/>
            <w:tblLayout w:type="fixed"/>
            <w:tblLook w:val="04A0" w:firstRow="1" w:lastRow="0" w:firstColumn="1" w:lastColumn="0" w:noHBand="0" w:noVBand="1"/>
          </w:tblPr>
        </w:tblPrChange>
      </w:tblPr>
      <w:tblGrid>
        <w:gridCol w:w="1705"/>
        <w:gridCol w:w="2160"/>
        <w:gridCol w:w="2250"/>
        <w:gridCol w:w="2250"/>
        <w:gridCol w:w="985"/>
        <w:tblGridChange w:id="106">
          <w:tblGrid>
            <w:gridCol w:w="1705"/>
            <w:gridCol w:w="26"/>
            <w:gridCol w:w="1979"/>
            <w:gridCol w:w="155"/>
            <w:gridCol w:w="2160"/>
            <w:gridCol w:w="90"/>
            <w:gridCol w:w="2250"/>
            <w:gridCol w:w="985"/>
          </w:tblGrid>
        </w:tblGridChange>
      </w:tblGrid>
      <w:tr w:rsidR="007E5D3F" w:rsidRPr="00E603DE" w14:paraId="0A05D93E" w14:textId="77777777" w:rsidTr="007E5D3F">
        <w:tc>
          <w:tcPr>
            <w:tcW w:w="1705" w:type="dxa"/>
            <w:tcPrChange w:id="107" w:author="Mohammad Nayeem Hasan" w:date="2024-11-01T04:01:00Z" w16du:dateUtc="2024-10-31T22:01:00Z">
              <w:tcPr>
                <w:tcW w:w="1731" w:type="dxa"/>
                <w:gridSpan w:val="2"/>
              </w:tcPr>
            </w:tcPrChange>
          </w:tcPr>
          <w:p w14:paraId="65FE1CCE" w14:textId="77777777" w:rsidR="00255030" w:rsidRPr="00E603DE" w:rsidRDefault="00255030">
            <w:pPr>
              <w:spacing w:line="360" w:lineRule="auto"/>
              <w:jc w:val="both"/>
              <w:rPr>
                <w:rFonts w:ascii="Times New Roman" w:hAnsi="Times New Roman" w:cs="Times New Roman"/>
                <w:sz w:val="24"/>
                <w:szCs w:val="24"/>
              </w:rPr>
              <w:pPrChange w:id="108" w:author="Mohammad Nayeem Hasan" w:date="2024-11-01T03:11:00Z" w16du:dateUtc="2024-10-31T21:11:00Z">
                <w:pPr>
                  <w:jc w:val="both"/>
                </w:pPr>
              </w:pPrChange>
            </w:pPr>
          </w:p>
        </w:tc>
        <w:tc>
          <w:tcPr>
            <w:tcW w:w="2160" w:type="dxa"/>
            <w:tcPrChange w:id="109" w:author="Mohammad Nayeem Hasan" w:date="2024-11-01T04:01:00Z" w16du:dateUtc="2024-10-31T22:01:00Z">
              <w:tcPr>
                <w:tcW w:w="1979" w:type="dxa"/>
              </w:tcPr>
            </w:tcPrChange>
          </w:tcPr>
          <w:p w14:paraId="60A3FE86" w14:textId="77777777" w:rsidR="00255030" w:rsidRPr="00E603DE" w:rsidRDefault="00255030">
            <w:pPr>
              <w:spacing w:line="360" w:lineRule="auto"/>
              <w:jc w:val="both"/>
              <w:rPr>
                <w:rFonts w:ascii="Times New Roman" w:hAnsi="Times New Roman" w:cs="Times New Roman"/>
                <w:sz w:val="24"/>
                <w:szCs w:val="24"/>
              </w:rPr>
              <w:pPrChange w:id="110" w:author="Mohammad Nayeem Hasan" w:date="2024-11-01T03:11:00Z" w16du:dateUtc="2024-10-31T21:11:00Z">
                <w:pPr>
                  <w:jc w:val="both"/>
                </w:pPr>
              </w:pPrChange>
            </w:pPr>
            <w:r w:rsidRPr="00E603DE">
              <w:rPr>
                <w:rFonts w:ascii="Times New Roman" w:hAnsi="Times New Roman" w:cs="Times New Roman"/>
                <w:sz w:val="24"/>
                <w:szCs w:val="24"/>
              </w:rPr>
              <w:t>2006-2013</w:t>
            </w:r>
          </w:p>
        </w:tc>
        <w:tc>
          <w:tcPr>
            <w:tcW w:w="2250" w:type="dxa"/>
            <w:tcPrChange w:id="111" w:author="Mohammad Nayeem Hasan" w:date="2024-11-01T04:01:00Z" w16du:dateUtc="2024-10-31T22:01:00Z">
              <w:tcPr>
                <w:tcW w:w="2315" w:type="dxa"/>
                <w:gridSpan w:val="2"/>
              </w:tcPr>
            </w:tcPrChange>
          </w:tcPr>
          <w:p w14:paraId="0E6845E8" w14:textId="77777777" w:rsidR="00255030" w:rsidRPr="00E603DE" w:rsidRDefault="00255030">
            <w:pPr>
              <w:spacing w:line="360" w:lineRule="auto"/>
              <w:jc w:val="both"/>
              <w:rPr>
                <w:rFonts w:ascii="Times New Roman" w:hAnsi="Times New Roman" w:cs="Times New Roman"/>
                <w:sz w:val="24"/>
                <w:szCs w:val="24"/>
              </w:rPr>
              <w:pPrChange w:id="112" w:author="Mohammad Nayeem Hasan" w:date="2024-11-01T03:11:00Z" w16du:dateUtc="2024-10-31T21:11:00Z">
                <w:pPr>
                  <w:jc w:val="both"/>
                </w:pPr>
              </w:pPrChange>
            </w:pPr>
            <w:r w:rsidRPr="00E603DE">
              <w:rPr>
                <w:rFonts w:ascii="Times New Roman" w:hAnsi="Times New Roman" w:cs="Times New Roman"/>
                <w:sz w:val="24"/>
                <w:szCs w:val="24"/>
              </w:rPr>
              <w:t>2014-2024</w:t>
            </w:r>
          </w:p>
        </w:tc>
        <w:tc>
          <w:tcPr>
            <w:tcW w:w="2250" w:type="dxa"/>
            <w:tcPrChange w:id="113" w:author="Mohammad Nayeem Hasan" w:date="2024-11-01T04:01:00Z" w16du:dateUtc="2024-10-31T22:01:00Z">
              <w:tcPr>
                <w:tcW w:w="2340" w:type="dxa"/>
                <w:gridSpan w:val="2"/>
              </w:tcPr>
            </w:tcPrChange>
          </w:tcPr>
          <w:p w14:paraId="514E85FC" w14:textId="067ED74B" w:rsidR="00255030" w:rsidRPr="00E603DE" w:rsidRDefault="00F93B00">
            <w:pPr>
              <w:spacing w:line="360" w:lineRule="auto"/>
              <w:jc w:val="both"/>
              <w:rPr>
                <w:rFonts w:ascii="Times New Roman" w:hAnsi="Times New Roman" w:cs="Times New Roman"/>
                <w:sz w:val="24"/>
                <w:szCs w:val="24"/>
              </w:rPr>
              <w:pPrChange w:id="114" w:author="Mohammad Nayeem Hasan" w:date="2024-11-01T03:11:00Z" w16du:dateUtc="2024-10-31T21:11:00Z">
                <w:pPr>
                  <w:jc w:val="both"/>
                </w:pPr>
              </w:pPrChange>
            </w:pPr>
            <w:ins w:id="115" w:author="Najmul Haider" w:date="2024-10-27T15:38:00Z" w16du:dateUtc="2024-10-27T15:38:00Z">
              <w:r w:rsidRPr="00E603DE">
                <w:rPr>
                  <w:rFonts w:ascii="Times New Roman" w:hAnsi="Times New Roman" w:cs="Times New Roman"/>
                  <w:sz w:val="24"/>
                  <w:szCs w:val="24"/>
                </w:rPr>
                <w:t xml:space="preserve">Mean </w:t>
              </w:r>
            </w:ins>
            <w:del w:id="116" w:author="Najmul Haider" w:date="2024-10-27T15:38:00Z" w16du:dateUtc="2024-10-27T15:38:00Z">
              <w:r w:rsidR="00255030" w:rsidRPr="00E603DE" w:rsidDel="00F93B00">
                <w:rPr>
                  <w:rFonts w:ascii="Times New Roman" w:hAnsi="Times New Roman" w:cs="Times New Roman"/>
                  <w:sz w:val="24"/>
                  <w:szCs w:val="24"/>
                </w:rPr>
                <w:delText>Total</w:delText>
              </w:r>
            </w:del>
          </w:p>
        </w:tc>
        <w:tc>
          <w:tcPr>
            <w:tcW w:w="985" w:type="dxa"/>
            <w:tcPrChange w:id="117" w:author="Mohammad Nayeem Hasan" w:date="2024-11-01T04:01:00Z" w16du:dateUtc="2024-10-31T22:01:00Z">
              <w:tcPr>
                <w:tcW w:w="985" w:type="dxa"/>
              </w:tcPr>
            </w:tcPrChange>
          </w:tcPr>
          <w:p w14:paraId="4C76F0EF" w14:textId="77777777" w:rsidR="00255030" w:rsidRPr="00E603DE" w:rsidRDefault="00255030">
            <w:pPr>
              <w:spacing w:line="360" w:lineRule="auto"/>
              <w:jc w:val="both"/>
              <w:rPr>
                <w:rFonts w:ascii="Times New Roman" w:hAnsi="Times New Roman" w:cs="Times New Roman"/>
                <w:sz w:val="24"/>
                <w:szCs w:val="24"/>
              </w:rPr>
              <w:pPrChange w:id="118" w:author="Mohammad Nayeem Hasan" w:date="2024-11-01T03:11:00Z" w16du:dateUtc="2024-10-31T21:11:00Z">
                <w:pPr>
                  <w:jc w:val="both"/>
                </w:pPr>
              </w:pPrChange>
            </w:pPr>
            <w:r w:rsidRPr="00E603DE">
              <w:rPr>
                <w:rFonts w:ascii="Times New Roman" w:hAnsi="Times New Roman" w:cs="Times New Roman"/>
                <w:sz w:val="24"/>
                <w:szCs w:val="24"/>
              </w:rPr>
              <w:t>P-value</w:t>
            </w:r>
          </w:p>
        </w:tc>
      </w:tr>
      <w:tr w:rsidR="007E5D3F" w:rsidRPr="00E603DE" w14:paraId="57D73FE9" w14:textId="77777777" w:rsidTr="007E5D3F">
        <w:tc>
          <w:tcPr>
            <w:tcW w:w="1705" w:type="dxa"/>
            <w:tcPrChange w:id="119" w:author="Mohammad Nayeem Hasan" w:date="2024-11-01T04:01:00Z" w16du:dateUtc="2024-10-31T22:01:00Z">
              <w:tcPr>
                <w:tcW w:w="1731" w:type="dxa"/>
                <w:gridSpan w:val="2"/>
              </w:tcPr>
            </w:tcPrChange>
          </w:tcPr>
          <w:p w14:paraId="1D6BDFE4" w14:textId="4FB897E0" w:rsidR="00E01C29" w:rsidRPr="00E603DE" w:rsidRDefault="00F93B00">
            <w:pPr>
              <w:spacing w:line="360" w:lineRule="auto"/>
              <w:jc w:val="both"/>
              <w:rPr>
                <w:rFonts w:ascii="Times New Roman" w:hAnsi="Times New Roman" w:cs="Times New Roman"/>
                <w:sz w:val="24"/>
                <w:szCs w:val="24"/>
              </w:rPr>
              <w:pPrChange w:id="120" w:author="Mohammad Nayeem Hasan" w:date="2024-11-01T03:11:00Z" w16du:dateUtc="2024-10-31T21:11:00Z">
                <w:pPr>
                  <w:jc w:val="both"/>
                </w:pPr>
              </w:pPrChange>
            </w:pPr>
            <w:ins w:id="121" w:author="Najmul Haider" w:date="2024-10-27T15:37:00Z" w16du:dateUtc="2024-10-27T15:37:00Z">
              <w:r w:rsidRPr="00E603DE">
                <w:rPr>
                  <w:rFonts w:ascii="Times New Roman" w:hAnsi="Times New Roman" w:cs="Times New Roman"/>
                  <w:sz w:val="24"/>
                  <w:szCs w:val="24"/>
                </w:rPr>
                <w:t xml:space="preserve">Annual </w:t>
              </w:r>
            </w:ins>
            <w:ins w:id="122" w:author="Mohammad Nayeem Hasan" w:date="2024-10-30T04:58:00Z" w16du:dateUtc="2024-10-29T22:58:00Z">
              <w:r w:rsidR="00C36D95" w:rsidRPr="00E603DE">
                <w:rPr>
                  <w:rFonts w:ascii="Times New Roman" w:hAnsi="Times New Roman" w:cs="Times New Roman"/>
                  <w:sz w:val="24"/>
                  <w:szCs w:val="24"/>
                </w:rPr>
                <w:t>M</w:t>
              </w:r>
            </w:ins>
            <w:ins w:id="123" w:author="Mohammad Nayeem Hasan" w:date="2024-10-30T04:56:00Z" w16du:dateUtc="2024-10-29T22:56:00Z">
              <w:r w:rsidR="00620B70" w:rsidRPr="00E603DE">
                <w:rPr>
                  <w:rFonts w:ascii="Times New Roman" w:hAnsi="Times New Roman" w:cs="Times New Roman"/>
                  <w:sz w:val="24"/>
                  <w:szCs w:val="24"/>
                </w:rPr>
                <w:t>ean</w:t>
              </w:r>
            </w:ins>
            <w:ins w:id="124" w:author="Najmul Haider" w:date="2024-10-27T15:37:00Z" w16du:dateUtc="2024-10-27T15:37:00Z">
              <w:del w:id="125" w:author="Mohammad Nayeem Hasan" w:date="2024-10-30T04:56:00Z" w16du:dateUtc="2024-10-29T22:56:00Z">
                <w:r w:rsidRPr="00E603DE" w:rsidDel="00620B70">
                  <w:rPr>
                    <w:rFonts w:ascii="Times New Roman" w:hAnsi="Times New Roman" w:cs="Times New Roman"/>
                    <w:sz w:val="24"/>
                    <w:szCs w:val="24"/>
                  </w:rPr>
                  <w:delText>total</w:delText>
                </w:r>
              </w:del>
              <w:r w:rsidRPr="00E603DE">
                <w:rPr>
                  <w:rFonts w:ascii="Times New Roman" w:hAnsi="Times New Roman" w:cs="Times New Roman"/>
                  <w:sz w:val="24"/>
                  <w:szCs w:val="24"/>
                </w:rPr>
                <w:t xml:space="preserve"> </w:t>
              </w:r>
            </w:ins>
            <w:del w:id="126" w:author="Najmul Haider" w:date="2024-10-27T15:37:00Z" w16du:dateUtc="2024-10-27T15:37:00Z">
              <w:r w:rsidR="00E01C29" w:rsidRPr="00E603DE" w:rsidDel="00F93B00">
                <w:rPr>
                  <w:rFonts w:ascii="Times New Roman" w:hAnsi="Times New Roman" w:cs="Times New Roman"/>
                  <w:sz w:val="24"/>
                  <w:szCs w:val="24"/>
                </w:rPr>
                <w:delText>Monthly</w:delText>
              </w:r>
            </w:del>
            <w:r w:rsidR="00E01C29" w:rsidRPr="00E603DE">
              <w:rPr>
                <w:rFonts w:ascii="Times New Roman" w:hAnsi="Times New Roman" w:cs="Times New Roman"/>
                <w:sz w:val="24"/>
                <w:szCs w:val="24"/>
              </w:rPr>
              <w:t xml:space="preserve"> </w:t>
            </w:r>
            <w:del w:id="127" w:author="Najmul Haider" w:date="2024-10-27T15:37:00Z" w16du:dateUtc="2024-10-27T15:37:00Z">
              <w:r w:rsidR="00E01C29" w:rsidRPr="00E603DE" w:rsidDel="00F93B00">
                <w:rPr>
                  <w:rFonts w:ascii="Times New Roman" w:hAnsi="Times New Roman" w:cs="Times New Roman"/>
                  <w:sz w:val="24"/>
                  <w:szCs w:val="24"/>
                </w:rPr>
                <w:delText xml:space="preserve">Mean </w:delText>
              </w:r>
            </w:del>
            <w:ins w:id="128" w:author="Najmul Haider" w:date="2024-10-27T15:37:00Z" w16du:dateUtc="2024-10-27T15:37:00Z">
              <w:r w:rsidRPr="00E603DE">
                <w:rPr>
                  <w:rFonts w:ascii="Times New Roman" w:hAnsi="Times New Roman" w:cs="Times New Roman"/>
                  <w:sz w:val="24"/>
                  <w:szCs w:val="24"/>
                </w:rPr>
                <w:t xml:space="preserve"> </w:t>
              </w:r>
            </w:ins>
            <w:r w:rsidR="00E01C29" w:rsidRPr="00E603DE">
              <w:rPr>
                <w:rFonts w:ascii="Times New Roman" w:hAnsi="Times New Roman" w:cs="Times New Roman"/>
                <w:sz w:val="24"/>
                <w:szCs w:val="24"/>
              </w:rPr>
              <w:t xml:space="preserve">Rabies Cases </w:t>
            </w:r>
            <w:r w:rsidR="00E01C29" w:rsidRPr="00E603DE">
              <w:rPr>
                <w:rStyle w:val="label"/>
                <w:rFonts w:ascii="Times New Roman" w:hAnsi="Times New Roman" w:cs="Times New Roman"/>
                <w:sz w:val="24"/>
                <w:szCs w:val="24"/>
              </w:rPr>
              <w:t>(±Standard deviation [SD])</w:t>
            </w:r>
          </w:p>
        </w:tc>
        <w:tc>
          <w:tcPr>
            <w:tcW w:w="2160" w:type="dxa"/>
            <w:tcPrChange w:id="129" w:author="Mohammad Nayeem Hasan" w:date="2024-11-01T04:01:00Z" w16du:dateUtc="2024-10-31T22:01:00Z">
              <w:tcPr>
                <w:tcW w:w="1979" w:type="dxa"/>
              </w:tcPr>
            </w:tcPrChange>
          </w:tcPr>
          <w:p w14:paraId="4E78E26D" w14:textId="4AB1C727" w:rsidR="00E01C29" w:rsidRPr="00E603DE" w:rsidRDefault="00B1042E">
            <w:pPr>
              <w:spacing w:line="360" w:lineRule="auto"/>
              <w:jc w:val="both"/>
              <w:rPr>
                <w:rFonts w:ascii="Times New Roman" w:hAnsi="Times New Roman" w:cs="Times New Roman"/>
                <w:sz w:val="24"/>
                <w:szCs w:val="24"/>
              </w:rPr>
              <w:pPrChange w:id="130" w:author="Mohammad Nayeem Hasan" w:date="2024-11-01T03:11:00Z" w16du:dateUtc="2024-10-31T21:11:00Z">
                <w:pPr>
                  <w:jc w:val="both"/>
                </w:pPr>
              </w:pPrChange>
            </w:pPr>
            <w:ins w:id="131" w:author="Mohammad Nayeem Hasan" w:date="2024-10-30T03:42:00Z">
              <w:r w:rsidRPr="00E603DE">
                <w:rPr>
                  <w:rFonts w:ascii="Times New Roman" w:hAnsi="Times New Roman" w:cs="Times New Roman"/>
                  <w:sz w:val="24"/>
                  <w:szCs w:val="24"/>
                </w:rPr>
                <w:t>129.88</w:t>
              </w:r>
            </w:ins>
            <w:del w:id="132" w:author="Mohammad Nayeem Hasan" w:date="2024-10-30T03:42:00Z" w16du:dateUtc="2024-10-29T21:42:00Z">
              <w:r w:rsidR="00E01C29" w:rsidRPr="00E603DE" w:rsidDel="00B1042E">
                <w:rPr>
                  <w:rFonts w:ascii="Times New Roman" w:hAnsi="Times New Roman" w:cs="Times New Roman"/>
                  <w:sz w:val="24"/>
                  <w:szCs w:val="24"/>
                </w:rPr>
                <w:delText>10.82</w:delText>
              </w:r>
            </w:del>
            <w:r w:rsidR="00E01C29" w:rsidRPr="00E603DE">
              <w:rPr>
                <w:rFonts w:ascii="Times New Roman" w:hAnsi="Times New Roman" w:cs="Times New Roman"/>
                <w:sz w:val="24"/>
                <w:szCs w:val="24"/>
              </w:rPr>
              <w:t xml:space="preserve"> </w:t>
            </w:r>
            <w:r w:rsidR="00E01C29" w:rsidRPr="00E603DE">
              <w:rPr>
                <w:rStyle w:val="label"/>
                <w:rFonts w:ascii="Times New Roman" w:hAnsi="Times New Roman" w:cs="Times New Roman"/>
                <w:sz w:val="24"/>
                <w:szCs w:val="24"/>
              </w:rPr>
              <w:t xml:space="preserve">± </w:t>
            </w:r>
            <w:ins w:id="133" w:author="Mohammad Nayeem Hasan" w:date="2024-10-30T03:42:00Z">
              <w:r w:rsidRPr="00E603DE">
                <w:rPr>
                  <w:rFonts w:ascii="Times New Roman" w:hAnsi="Times New Roman" w:cs="Times New Roman"/>
                  <w:sz w:val="24"/>
                  <w:szCs w:val="24"/>
                </w:rPr>
                <w:t>39.23</w:t>
              </w:r>
            </w:ins>
            <w:del w:id="134" w:author="Mohammad Nayeem Hasan" w:date="2024-10-30T03:42:00Z" w16du:dateUtc="2024-10-29T21:42:00Z">
              <w:r w:rsidR="00E01C29" w:rsidRPr="00E603DE" w:rsidDel="00B1042E">
                <w:rPr>
                  <w:rFonts w:ascii="Times New Roman" w:hAnsi="Times New Roman" w:cs="Times New Roman"/>
                  <w:sz w:val="24"/>
                  <w:szCs w:val="24"/>
                </w:rPr>
                <w:delText>4.68</w:delText>
              </w:r>
            </w:del>
          </w:p>
        </w:tc>
        <w:tc>
          <w:tcPr>
            <w:tcW w:w="2250" w:type="dxa"/>
            <w:tcPrChange w:id="135" w:author="Mohammad Nayeem Hasan" w:date="2024-11-01T04:01:00Z" w16du:dateUtc="2024-10-31T22:01:00Z">
              <w:tcPr>
                <w:tcW w:w="2315" w:type="dxa"/>
                <w:gridSpan w:val="2"/>
              </w:tcPr>
            </w:tcPrChange>
          </w:tcPr>
          <w:p w14:paraId="0E935D12" w14:textId="40072EC7" w:rsidR="00E01C29" w:rsidRPr="00E603DE" w:rsidRDefault="00B05106">
            <w:pPr>
              <w:spacing w:line="360" w:lineRule="auto"/>
              <w:jc w:val="both"/>
              <w:rPr>
                <w:rFonts w:ascii="Times New Roman" w:hAnsi="Times New Roman" w:cs="Times New Roman"/>
                <w:sz w:val="24"/>
                <w:szCs w:val="24"/>
              </w:rPr>
              <w:pPrChange w:id="136" w:author="Mohammad Nayeem Hasan" w:date="2024-11-01T03:11:00Z" w16du:dateUtc="2024-10-31T21:11:00Z">
                <w:pPr>
                  <w:jc w:val="both"/>
                </w:pPr>
              </w:pPrChange>
            </w:pPr>
            <w:ins w:id="137" w:author="Mohammad Nayeem Hasan" w:date="2024-10-30T03:43:00Z" w16du:dateUtc="2024-10-29T21:43:00Z">
              <w:r w:rsidRPr="00E603DE">
                <w:rPr>
                  <w:rFonts w:ascii="Times New Roman" w:hAnsi="Times New Roman" w:cs="Times New Roman"/>
                  <w:sz w:val="24"/>
                  <w:szCs w:val="24"/>
                </w:rPr>
                <w:t>5</w:t>
              </w:r>
            </w:ins>
            <w:ins w:id="138" w:author="Mohammad Nayeem Hasan" w:date="2024-10-30T03:44:00Z" w16du:dateUtc="2024-10-29T21:44:00Z">
              <w:r w:rsidRPr="00E603DE">
                <w:rPr>
                  <w:rFonts w:ascii="Times New Roman" w:hAnsi="Times New Roman" w:cs="Times New Roman"/>
                  <w:sz w:val="24"/>
                  <w:szCs w:val="24"/>
                </w:rPr>
                <w:t>8.00</w:t>
              </w:r>
            </w:ins>
            <w:del w:id="139" w:author="Mohammad Nayeem Hasan" w:date="2024-10-30T03:43:00Z" w16du:dateUtc="2024-10-29T21:43:00Z">
              <w:r w:rsidR="001901B9" w:rsidRPr="00E603DE" w:rsidDel="00B05106">
                <w:rPr>
                  <w:rFonts w:ascii="Times New Roman" w:hAnsi="Times New Roman" w:cs="Times New Roman"/>
                  <w:sz w:val="24"/>
                  <w:szCs w:val="24"/>
                </w:rPr>
                <w:delText>4.95</w:delText>
              </w:r>
            </w:del>
            <w:r w:rsidR="00E01C29" w:rsidRPr="00E603DE">
              <w:rPr>
                <w:rFonts w:ascii="Times New Roman" w:hAnsi="Times New Roman" w:cs="Times New Roman"/>
                <w:sz w:val="24"/>
                <w:szCs w:val="24"/>
              </w:rPr>
              <w:t xml:space="preserve"> </w:t>
            </w:r>
            <w:r w:rsidR="00E01C29" w:rsidRPr="00E603DE">
              <w:rPr>
                <w:rStyle w:val="label"/>
                <w:rFonts w:ascii="Times New Roman" w:hAnsi="Times New Roman" w:cs="Times New Roman"/>
                <w:sz w:val="24"/>
                <w:szCs w:val="24"/>
              </w:rPr>
              <w:t xml:space="preserve">± </w:t>
            </w:r>
            <w:ins w:id="140" w:author="Mohammad Nayeem Hasan" w:date="2024-10-30T03:44:00Z">
              <w:r w:rsidRPr="00E603DE">
                <w:rPr>
                  <w:rFonts w:ascii="Times New Roman" w:hAnsi="Times New Roman" w:cs="Times New Roman"/>
                  <w:sz w:val="24"/>
                  <w:szCs w:val="24"/>
                </w:rPr>
                <w:t>24.59</w:t>
              </w:r>
            </w:ins>
            <w:del w:id="141" w:author="Mohammad Nayeem Hasan" w:date="2024-10-30T03:44:00Z" w16du:dateUtc="2024-10-29T21:44:00Z">
              <w:r w:rsidR="001901B9" w:rsidRPr="00E603DE" w:rsidDel="00B05106">
                <w:rPr>
                  <w:rFonts w:ascii="Times New Roman" w:hAnsi="Times New Roman" w:cs="Times New Roman"/>
                  <w:sz w:val="24"/>
                  <w:szCs w:val="24"/>
                </w:rPr>
                <w:delText>2.69</w:delText>
              </w:r>
            </w:del>
          </w:p>
        </w:tc>
        <w:tc>
          <w:tcPr>
            <w:tcW w:w="2250" w:type="dxa"/>
            <w:tcPrChange w:id="142" w:author="Mohammad Nayeem Hasan" w:date="2024-11-01T04:01:00Z" w16du:dateUtc="2024-10-31T22:01:00Z">
              <w:tcPr>
                <w:tcW w:w="2340" w:type="dxa"/>
                <w:gridSpan w:val="2"/>
              </w:tcPr>
            </w:tcPrChange>
          </w:tcPr>
          <w:p w14:paraId="46663D7A" w14:textId="7A90BF2E" w:rsidR="00E01C29" w:rsidRPr="00E603DE" w:rsidRDefault="004167A0">
            <w:pPr>
              <w:spacing w:line="360" w:lineRule="auto"/>
              <w:jc w:val="both"/>
              <w:rPr>
                <w:rFonts w:ascii="Times New Roman" w:hAnsi="Times New Roman" w:cs="Times New Roman"/>
                <w:sz w:val="24"/>
                <w:szCs w:val="24"/>
              </w:rPr>
              <w:pPrChange w:id="143" w:author="Mohammad Nayeem Hasan" w:date="2024-11-01T03:11:00Z" w16du:dateUtc="2024-10-31T21:11:00Z">
                <w:pPr>
                  <w:jc w:val="both"/>
                </w:pPr>
              </w:pPrChange>
            </w:pPr>
            <w:ins w:id="144" w:author="Mohammad Nayeem Hasan" w:date="2024-10-30T03:42:00Z">
              <w:r w:rsidRPr="00E603DE">
                <w:rPr>
                  <w:rFonts w:ascii="Times New Roman" w:hAnsi="Times New Roman" w:cs="Times New Roman"/>
                  <w:sz w:val="24"/>
                  <w:szCs w:val="24"/>
                </w:rPr>
                <w:t>88.26</w:t>
              </w:r>
            </w:ins>
            <w:del w:id="145" w:author="Mohammad Nayeem Hasan" w:date="2024-10-30T03:42:00Z" w16du:dateUtc="2024-10-29T21:42:00Z">
              <w:r w:rsidR="00E01C29" w:rsidRPr="00E603DE" w:rsidDel="004167A0">
                <w:rPr>
                  <w:rFonts w:ascii="Times New Roman" w:hAnsi="Times New Roman" w:cs="Times New Roman"/>
                  <w:sz w:val="24"/>
                  <w:szCs w:val="24"/>
                </w:rPr>
                <w:delText>7.45</w:delText>
              </w:r>
            </w:del>
            <w:r w:rsidR="00E01C29" w:rsidRPr="00E603DE">
              <w:rPr>
                <w:rFonts w:ascii="Times New Roman" w:hAnsi="Times New Roman" w:cs="Times New Roman"/>
                <w:sz w:val="24"/>
                <w:szCs w:val="24"/>
              </w:rPr>
              <w:t xml:space="preserve"> </w:t>
            </w:r>
            <w:r w:rsidR="00E01C29" w:rsidRPr="00E603DE">
              <w:rPr>
                <w:rStyle w:val="label"/>
                <w:rFonts w:ascii="Times New Roman" w:hAnsi="Times New Roman" w:cs="Times New Roman"/>
                <w:sz w:val="24"/>
                <w:szCs w:val="24"/>
              </w:rPr>
              <w:t xml:space="preserve">± </w:t>
            </w:r>
            <w:ins w:id="146" w:author="Mohammad Nayeem Hasan" w:date="2024-10-30T03:42:00Z">
              <w:r w:rsidRPr="00E603DE">
                <w:rPr>
                  <w:rFonts w:ascii="Times New Roman" w:hAnsi="Times New Roman" w:cs="Times New Roman"/>
                  <w:sz w:val="24"/>
                  <w:szCs w:val="24"/>
                </w:rPr>
                <w:t>47.58</w:t>
              </w:r>
            </w:ins>
            <w:del w:id="147" w:author="Mohammad Nayeem Hasan" w:date="2024-10-30T03:42:00Z" w16du:dateUtc="2024-10-29T21:42:00Z">
              <w:r w:rsidR="00E01C29" w:rsidRPr="00E603DE" w:rsidDel="004167A0">
                <w:rPr>
                  <w:rFonts w:ascii="Times New Roman" w:hAnsi="Times New Roman" w:cs="Times New Roman"/>
                  <w:sz w:val="24"/>
                  <w:szCs w:val="24"/>
                </w:rPr>
                <w:delText>4.68</w:delText>
              </w:r>
            </w:del>
          </w:p>
        </w:tc>
        <w:tc>
          <w:tcPr>
            <w:tcW w:w="985" w:type="dxa"/>
            <w:tcPrChange w:id="148" w:author="Mohammad Nayeem Hasan" w:date="2024-11-01T04:01:00Z" w16du:dateUtc="2024-10-31T22:01:00Z">
              <w:tcPr>
                <w:tcW w:w="985" w:type="dxa"/>
              </w:tcPr>
            </w:tcPrChange>
          </w:tcPr>
          <w:p w14:paraId="5B51452A" w14:textId="55C04380" w:rsidR="00E01C29" w:rsidRPr="00E603DE" w:rsidRDefault="006052D5">
            <w:pPr>
              <w:spacing w:line="360" w:lineRule="auto"/>
              <w:jc w:val="both"/>
              <w:rPr>
                <w:rFonts w:ascii="Times New Roman" w:hAnsi="Times New Roman" w:cs="Times New Roman"/>
                <w:sz w:val="24"/>
                <w:szCs w:val="24"/>
              </w:rPr>
              <w:pPrChange w:id="149" w:author="Mohammad Nayeem Hasan" w:date="2024-11-01T03:11:00Z" w16du:dateUtc="2024-10-31T21:11:00Z">
                <w:pPr>
                  <w:jc w:val="both"/>
                </w:pPr>
              </w:pPrChange>
            </w:pPr>
            <w:r w:rsidRPr="00E603DE">
              <w:rPr>
                <w:rFonts w:ascii="Times New Roman" w:hAnsi="Times New Roman" w:cs="Times New Roman"/>
                <w:sz w:val="24"/>
                <w:szCs w:val="24"/>
              </w:rPr>
              <w:t>&lt;0.001</w:t>
            </w:r>
          </w:p>
        </w:tc>
      </w:tr>
      <w:tr w:rsidR="007E5D3F" w:rsidRPr="00E603DE" w14:paraId="0CAD5EF7" w14:textId="77777777" w:rsidTr="007E5D3F">
        <w:tc>
          <w:tcPr>
            <w:tcW w:w="1705" w:type="dxa"/>
            <w:tcPrChange w:id="150" w:author="Mohammad Nayeem Hasan" w:date="2024-11-01T04:01:00Z" w16du:dateUtc="2024-10-31T22:01:00Z">
              <w:tcPr>
                <w:tcW w:w="1731" w:type="dxa"/>
                <w:gridSpan w:val="2"/>
              </w:tcPr>
            </w:tcPrChange>
          </w:tcPr>
          <w:p w14:paraId="491EAF7F" w14:textId="0C55E584" w:rsidR="00F93B00" w:rsidRPr="00E603DE" w:rsidRDefault="004B7308">
            <w:pPr>
              <w:spacing w:line="360" w:lineRule="auto"/>
              <w:jc w:val="both"/>
              <w:rPr>
                <w:ins w:id="151" w:author="Najmul Haider" w:date="2024-10-27T15:38:00Z" w16du:dateUtc="2024-10-27T15:38:00Z"/>
                <w:rFonts w:ascii="Times New Roman" w:hAnsi="Times New Roman" w:cs="Times New Roman"/>
                <w:sz w:val="24"/>
                <w:szCs w:val="24"/>
              </w:rPr>
              <w:pPrChange w:id="152" w:author="Mohammad Nayeem Hasan" w:date="2024-11-01T03:11:00Z" w16du:dateUtc="2024-10-31T21:11:00Z">
                <w:pPr>
                  <w:jc w:val="both"/>
                </w:pPr>
              </w:pPrChange>
            </w:pPr>
            <w:del w:id="153" w:author="Najmul Haider" w:date="2024-10-27T15:38:00Z" w16du:dateUtc="2024-10-27T15:38:00Z">
              <w:r w:rsidRPr="00E603DE" w:rsidDel="00F93B00">
                <w:rPr>
                  <w:rFonts w:ascii="Times New Roman" w:hAnsi="Times New Roman" w:cs="Times New Roman"/>
                  <w:sz w:val="24"/>
                  <w:szCs w:val="24"/>
                </w:rPr>
                <w:delText>Monthly Mean</w:delText>
              </w:r>
            </w:del>
            <w:ins w:id="154" w:author="Najmul Haider" w:date="2024-10-27T15:38:00Z" w16du:dateUtc="2024-10-27T15:38:00Z">
              <w:r w:rsidR="00F93B00" w:rsidRPr="00E603DE">
                <w:rPr>
                  <w:rFonts w:ascii="Times New Roman" w:hAnsi="Times New Roman" w:cs="Times New Roman"/>
                  <w:sz w:val="24"/>
                  <w:szCs w:val="24"/>
                </w:rPr>
                <w:t xml:space="preserve">Annual </w:t>
              </w:r>
            </w:ins>
            <w:ins w:id="155" w:author="Mohammad Nayeem Hasan" w:date="2024-10-30T04:58:00Z" w16du:dateUtc="2024-10-29T22:58:00Z">
              <w:r w:rsidR="00C36D95" w:rsidRPr="00E603DE">
                <w:rPr>
                  <w:rFonts w:ascii="Times New Roman" w:hAnsi="Times New Roman" w:cs="Times New Roman"/>
                  <w:sz w:val="24"/>
                  <w:szCs w:val="24"/>
                </w:rPr>
                <w:t>M</w:t>
              </w:r>
            </w:ins>
            <w:ins w:id="156" w:author="Mohammad Nayeem Hasan" w:date="2024-10-30T04:57:00Z" w16du:dateUtc="2024-10-29T22:57:00Z">
              <w:r w:rsidR="00620B70" w:rsidRPr="00E603DE">
                <w:rPr>
                  <w:rFonts w:ascii="Times New Roman" w:hAnsi="Times New Roman" w:cs="Times New Roman"/>
                  <w:sz w:val="24"/>
                  <w:szCs w:val="24"/>
                </w:rPr>
                <w:t>ean</w:t>
              </w:r>
            </w:ins>
            <w:ins w:id="157" w:author="Najmul Haider" w:date="2024-10-27T15:38:00Z" w16du:dateUtc="2024-10-27T15:38:00Z">
              <w:del w:id="158" w:author="Mohammad Nayeem Hasan" w:date="2024-10-30T04:57:00Z" w16du:dateUtc="2024-10-29T22:57:00Z">
                <w:r w:rsidR="00F93B00" w:rsidRPr="00E603DE" w:rsidDel="00620B70">
                  <w:rPr>
                    <w:rFonts w:ascii="Times New Roman" w:hAnsi="Times New Roman" w:cs="Times New Roman"/>
                    <w:sz w:val="24"/>
                    <w:szCs w:val="24"/>
                  </w:rPr>
                  <w:delText>total</w:delText>
                </w:r>
              </w:del>
              <w:r w:rsidR="00F93B00" w:rsidRPr="00E603DE">
                <w:rPr>
                  <w:rFonts w:ascii="Times New Roman" w:hAnsi="Times New Roman" w:cs="Times New Roman"/>
                  <w:sz w:val="24"/>
                  <w:szCs w:val="24"/>
                </w:rPr>
                <w:t xml:space="preserve"> </w:t>
              </w:r>
            </w:ins>
          </w:p>
          <w:p w14:paraId="77BBBDCF" w14:textId="5652C18F" w:rsidR="004B7308" w:rsidRPr="00E603DE" w:rsidRDefault="004B7308">
            <w:pPr>
              <w:spacing w:line="360" w:lineRule="auto"/>
              <w:jc w:val="both"/>
              <w:rPr>
                <w:rFonts w:ascii="Times New Roman" w:hAnsi="Times New Roman" w:cs="Times New Roman"/>
                <w:sz w:val="24"/>
                <w:szCs w:val="24"/>
              </w:rPr>
              <w:pPrChange w:id="159" w:author="Mohammad Nayeem Hasan" w:date="2024-11-01T03:11:00Z" w16du:dateUtc="2024-10-31T21:11:00Z">
                <w:pPr>
                  <w:jc w:val="both"/>
                </w:pPr>
              </w:pPrChange>
            </w:pPr>
            <w:r w:rsidRPr="00E603DE">
              <w:rPr>
                <w:rFonts w:ascii="Times New Roman" w:hAnsi="Times New Roman" w:cs="Times New Roman"/>
                <w:sz w:val="24"/>
                <w:szCs w:val="24"/>
              </w:rPr>
              <w:t xml:space="preserve"> ARV </w:t>
            </w:r>
            <w:ins w:id="160" w:author="Mohammad Nayeem Hasan" w:date="2024-10-30T04:58:00Z" w16du:dateUtc="2024-10-29T22:58:00Z">
              <w:r w:rsidR="00C36D95" w:rsidRPr="00E603DE">
                <w:rPr>
                  <w:rFonts w:ascii="Times New Roman" w:hAnsi="Times New Roman" w:cs="Times New Roman"/>
                  <w:sz w:val="24"/>
                  <w:szCs w:val="24"/>
                </w:rPr>
                <w:t>U</w:t>
              </w:r>
            </w:ins>
            <w:del w:id="161" w:author="Mohammad Nayeem Hasan" w:date="2024-10-30T04:58:00Z" w16du:dateUtc="2024-10-29T22:58:00Z">
              <w:r w:rsidRPr="00E603DE" w:rsidDel="00C36D95">
                <w:rPr>
                  <w:rFonts w:ascii="Times New Roman" w:hAnsi="Times New Roman" w:cs="Times New Roman"/>
                  <w:sz w:val="24"/>
                  <w:szCs w:val="24"/>
                </w:rPr>
                <w:delText>u</w:delText>
              </w:r>
            </w:del>
            <w:r w:rsidRPr="00E603DE">
              <w:rPr>
                <w:rFonts w:ascii="Times New Roman" w:hAnsi="Times New Roman" w:cs="Times New Roman"/>
                <w:sz w:val="24"/>
                <w:szCs w:val="24"/>
              </w:rPr>
              <w:t xml:space="preserve">sed </w:t>
            </w:r>
            <w:r w:rsidRPr="00E603DE">
              <w:rPr>
                <w:rStyle w:val="label"/>
                <w:rFonts w:ascii="Times New Roman" w:hAnsi="Times New Roman" w:cs="Times New Roman"/>
                <w:sz w:val="24"/>
                <w:szCs w:val="24"/>
              </w:rPr>
              <w:t>(±SD)</w:t>
            </w:r>
          </w:p>
        </w:tc>
        <w:tc>
          <w:tcPr>
            <w:tcW w:w="2160" w:type="dxa"/>
            <w:tcPrChange w:id="162" w:author="Mohammad Nayeem Hasan" w:date="2024-11-01T04:01:00Z" w16du:dateUtc="2024-10-31T22:01:00Z">
              <w:tcPr>
                <w:tcW w:w="1979" w:type="dxa"/>
              </w:tcPr>
            </w:tcPrChange>
          </w:tcPr>
          <w:p w14:paraId="786DAB2D" w14:textId="69A392C3" w:rsidR="004B7308" w:rsidRPr="00E603DE" w:rsidRDefault="00F372FA">
            <w:pPr>
              <w:spacing w:line="360" w:lineRule="auto"/>
              <w:jc w:val="both"/>
              <w:rPr>
                <w:rFonts w:ascii="Times New Roman" w:hAnsi="Times New Roman" w:cs="Times New Roman"/>
                <w:sz w:val="24"/>
                <w:szCs w:val="24"/>
              </w:rPr>
              <w:pPrChange w:id="163" w:author="Mohammad Nayeem Hasan" w:date="2024-11-01T03:11:00Z" w16du:dateUtc="2024-10-31T21:11:00Z">
                <w:pPr>
                  <w:jc w:val="both"/>
                </w:pPr>
              </w:pPrChange>
            </w:pPr>
            <w:ins w:id="164" w:author="Mohammad Nayeem Hasan" w:date="2024-10-30T03:48:00Z">
              <w:r w:rsidRPr="00E603DE">
                <w:rPr>
                  <w:rFonts w:ascii="Times New Roman" w:hAnsi="Times New Roman" w:cs="Times New Roman"/>
                  <w:sz w:val="24"/>
                  <w:szCs w:val="24"/>
                </w:rPr>
                <w:t>108866</w:t>
              </w:r>
            </w:ins>
            <w:del w:id="165" w:author="Mohammad Nayeem Hasan" w:date="2024-10-30T03:48:00Z" w16du:dateUtc="2024-10-29T21:48:00Z">
              <w:r w:rsidR="004B7308" w:rsidRPr="00E603DE" w:rsidDel="00F372FA">
                <w:rPr>
                  <w:rFonts w:ascii="Times New Roman" w:hAnsi="Times New Roman" w:cs="Times New Roman"/>
                  <w:sz w:val="24"/>
                  <w:szCs w:val="24"/>
                </w:rPr>
                <w:delText>9072.17</w:delText>
              </w:r>
            </w:del>
            <w:del w:id="166" w:author="Mohammad Nayeem Hasan" w:date="2024-10-30T03:49:00Z" w16du:dateUtc="2024-10-29T21:49:00Z">
              <w:r w:rsidR="004B7308" w:rsidRPr="00E603DE" w:rsidDel="00F372FA">
                <w:rPr>
                  <w:rFonts w:ascii="Times New Roman" w:hAnsi="Times New Roman" w:cs="Times New Roman"/>
                  <w:sz w:val="24"/>
                  <w:szCs w:val="24"/>
                </w:rPr>
                <w:delText xml:space="preserve"> </w:delText>
              </w:r>
            </w:del>
            <w:ins w:id="167" w:author="Mohammad Nayeem Hasan" w:date="2024-10-30T03:49:00Z" w16du:dateUtc="2024-10-29T21:49:00Z">
              <w:r w:rsidRPr="00E603DE">
                <w:rPr>
                  <w:rFonts w:ascii="Times New Roman" w:hAnsi="Times New Roman" w:cs="Times New Roman"/>
                  <w:sz w:val="24"/>
                  <w:szCs w:val="24"/>
                </w:rPr>
                <w:t xml:space="preserve"> </w:t>
              </w:r>
            </w:ins>
            <w:r w:rsidR="004B7308" w:rsidRPr="00E603DE">
              <w:rPr>
                <w:rStyle w:val="label"/>
                <w:rFonts w:ascii="Times New Roman" w:hAnsi="Times New Roman" w:cs="Times New Roman"/>
                <w:sz w:val="24"/>
                <w:szCs w:val="24"/>
              </w:rPr>
              <w:t xml:space="preserve">± </w:t>
            </w:r>
            <w:del w:id="168" w:author="Mohammad Nayeem Hasan" w:date="2024-10-30T03:49:00Z" w16du:dateUtc="2024-10-29T21:49:00Z">
              <w:r w:rsidR="004B7308" w:rsidRPr="00E603DE" w:rsidDel="00F372FA">
                <w:rPr>
                  <w:rFonts w:ascii="Times New Roman" w:hAnsi="Times New Roman" w:cs="Times New Roman"/>
                  <w:sz w:val="24"/>
                  <w:szCs w:val="24"/>
                </w:rPr>
                <w:delText>5017.92</w:delText>
              </w:r>
            </w:del>
            <w:ins w:id="169" w:author="Mohammad Nayeem Hasan" w:date="2024-10-30T03:49:00Z" w16du:dateUtc="2024-10-29T21:49:00Z">
              <w:r w:rsidRPr="00E603DE">
                <w:rPr>
                  <w:rFonts w:ascii="Times New Roman" w:eastAsia="Times New Roman" w:hAnsi="Times New Roman" w:cs="Times New Roman"/>
                  <w:color w:val="000000"/>
                  <w:kern w:val="0"/>
                  <w:sz w:val="20"/>
                  <w:szCs w:val="20"/>
                  <w:bdr w:val="none" w:sz="0" w:space="0" w:color="auto" w:frame="1"/>
                  <w14:ligatures w14:val="none"/>
                  <w:rPrChange w:id="170" w:author="Mohammad Nayeem Hasan" w:date="2024-11-01T15:54:00Z" w16du:dateUtc="2024-11-01T09:54:00Z">
                    <w:rPr>
                      <w:rFonts w:ascii="Lucida Console" w:eastAsia="Times New Roman" w:hAnsi="Lucida Console" w:cs="Courier New"/>
                      <w:color w:val="000000"/>
                      <w:kern w:val="0"/>
                      <w:sz w:val="20"/>
                      <w:szCs w:val="20"/>
                      <w:bdr w:val="none" w:sz="0" w:space="0" w:color="auto" w:frame="1"/>
                      <w14:ligatures w14:val="none"/>
                    </w:rPr>
                  </w:rPrChange>
                </w:rPr>
                <w:t xml:space="preserve"> </w:t>
              </w:r>
            </w:ins>
            <w:ins w:id="171" w:author="Mohammad Nayeem Hasan" w:date="2024-10-30T03:49:00Z">
              <w:r w:rsidRPr="00E603DE">
                <w:rPr>
                  <w:rFonts w:ascii="Times New Roman" w:hAnsi="Times New Roman" w:cs="Times New Roman"/>
                  <w:sz w:val="24"/>
                  <w:szCs w:val="24"/>
                </w:rPr>
                <w:t>70860.56</w:t>
              </w:r>
            </w:ins>
          </w:p>
        </w:tc>
        <w:tc>
          <w:tcPr>
            <w:tcW w:w="2250" w:type="dxa"/>
            <w:tcPrChange w:id="172" w:author="Mohammad Nayeem Hasan" w:date="2024-11-01T04:01:00Z" w16du:dateUtc="2024-10-31T22:01:00Z">
              <w:tcPr>
                <w:tcW w:w="2315" w:type="dxa"/>
                <w:gridSpan w:val="2"/>
              </w:tcPr>
            </w:tcPrChange>
          </w:tcPr>
          <w:p w14:paraId="224CDCA7" w14:textId="27E81E5C" w:rsidR="004B7308" w:rsidRPr="00E603DE" w:rsidRDefault="00A61A59">
            <w:pPr>
              <w:spacing w:line="360" w:lineRule="auto"/>
              <w:jc w:val="both"/>
              <w:rPr>
                <w:rFonts w:ascii="Times New Roman" w:hAnsi="Times New Roman" w:cs="Times New Roman"/>
                <w:sz w:val="24"/>
                <w:szCs w:val="24"/>
              </w:rPr>
              <w:pPrChange w:id="173" w:author="Mohammad Nayeem Hasan" w:date="2024-11-01T03:11:00Z" w16du:dateUtc="2024-10-31T21:11:00Z">
                <w:pPr>
                  <w:jc w:val="both"/>
                </w:pPr>
              </w:pPrChange>
            </w:pPr>
            <w:ins w:id="174" w:author="Mohammad Nayeem Hasan" w:date="2024-11-01T17:44:00Z">
              <w:r w:rsidRPr="00A61A59">
                <w:rPr>
                  <w:rFonts w:ascii="Times New Roman" w:hAnsi="Times New Roman" w:cs="Times New Roman"/>
                  <w:sz w:val="24"/>
                  <w:szCs w:val="24"/>
                </w:rPr>
                <w:t>237021.4</w:t>
              </w:r>
            </w:ins>
            <w:del w:id="175" w:author="Mohammad Nayeem Hasan" w:date="2024-10-30T03:50:00Z" w16du:dateUtc="2024-10-29T21:50:00Z">
              <w:r w:rsidR="004B7308" w:rsidRPr="00E603DE" w:rsidDel="00F372FA">
                <w:rPr>
                  <w:rFonts w:ascii="Times New Roman" w:hAnsi="Times New Roman" w:cs="Times New Roman"/>
                  <w:sz w:val="24"/>
                  <w:szCs w:val="24"/>
                </w:rPr>
                <w:delText>19751.78</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w:t>
            </w:r>
            <w:ins w:id="176" w:author="Mohammad Nayeem Hasan" w:date="2024-11-01T17:05:00Z" w16du:dateUtc="2024-11-01T11:05:00Z">
              <w:r w:rsidR="005E1EBD">
                <w:rPr>
                  <w:rFonts w:ascii="Times New Roman" w:hAnsi="Times New Roman" w:cs="Times New Roman"/>
                  <w:sz w:val="24"/>
                  <w:szCs w:val="24"/>
                </w:rPr>
                <w:t xml:space="preserve"> </w:t>
              </w:r>
            </w:ins>
            <w:ins w:id="177" w:author="Mohammad Nayeem Hasan" w:date="2024-11-01T17:44:00Z">
              <w:r w:rsidRPr="00A61A59">
                <w:rPr>
                  <w:rFonts w:ascii="Times New Roman" w:hAnsi="Times New Roman" w:cs="Times New Roman"/>
                  <w:sz w:val="24"/>
                  <w:szCs w:val="24"/>
                </w:rPr>
                <w:t>25166.03</w:t>
              </w:r>
            </w:ins>
            <w:del w:id="178" w:author="Mohammad Nayeem Hasan" w:date="2024-11-01T17:05:00Z" w16du:dateUtc="2024-11-01T11:05:00Z">
              <w:r w:rsidR="004B7308" w:rsidRPr="00E603DE" w:rsidDel="005E1EBD">
                <w:rPr>
                  <w:rStyle w:val="label"/>
                  <w:rFonts w:ascii="Times New Roman" w:hAnsi="Times New Roman" w:cs="Times New Roman"/>
                  <w:sz w:val="24"/>
                  <w:szCs w:val="24"/>
                </w:rPr>
                <w:delText xml:space="preserve"> </w:delText>
              </w:r>
            </w:del>
            <w:del w:id="179" w:author="Mohammad Nayeem Hasan" w:date="2024-10-30T03:50:00Z" w16du:dateUtc="2024-10-29T21:50:00Z">
              <w:r w:rsidR="004B7308" w:rsidRPr="00E603DE" w:rsidDel="00F372FA">
                <w:rPr>
                  <w:rFonts w:ascii="Times New Roman" w:hAnsi="Times New Roman" w:cs="Times New Roman"/>
                  <w:sz w:val="24"/>
                  <w:szCs w:val="24"/>
                </w:rPr>
                <w:delText>3715.87</w:delText>
              </w:r>
            </w:del>
          </w:p>
        </w:tc>
        <w:tc>
          <w:tcPr>
            <w:tcW w:w="2250" w:type="dxa"/>
            <w:tcPrChange w:id="180" w:author="Mohammad Nayeem Hasan" w:date="2024-11-01T04:01:00Z" w16du:dateUtc="2024-10-31T22:01:00Z">
              <w:tcPr>
                <w:tcW w:w="2340" w:type="dxa"/>
                <w:gridSpan w:val="2"/>
              </w:tcPr>
            </w:tcPrChange>
          </w:tcPr>
          <w:p w14:paraId="79B9BD85" w14:textId="35A5F94C" w:rsidR="004B7308" w:rsidRPr="00E603DE" w:rsidRDefault="00F372FA">
            <w:pPr>
              <w:spacing w:line="360" w:lineRule="auto"/>
              <w:jc w:val="both"/>
              <w:rPr>
                <w:rFonts w:ascii="Times New Roman" w:hAnsi="Times New Roman" w:cs="Times New Roman"/>
                <w:sz w:val="24"/>
                <w:szCs w:val="24"/>
              </w:rPr>
              <w:pPrChange w:id="181" w:author="Mohammad Nayeem Hasan" w:date="2024-11-01T03:11:00Z" w16du:dateUtc="2024-10-31T21:11:00Z">
                <w:pPr>
                  <w:jc w:val="both"/>
                </w:pPr>
              </w:pPrChange>
            </w:pPr>
            <w:ins w:id="182" w:author="Mohammad Nayeem Hasan" w:date="2024-10-30T03:49:00Z">
              <w:r w:rsidRPr="00E603DE">
                <w:rPr>
                  <w:rFonts w:ascii="Times New Roman" w:hAnsi="Times New Roman" w:cs="Times New Roman"/>
                  <w:sz w:val="24"/>
                  <w:szCs w:val="24"/>
                </w:rPr>
                <w:t>207447.1</w:t>
              </w:r>
            </w:ins>
            <w:del w:id="183" w:author="Mohammad Nayeem Hasan" w:date="2024-10-30T03:49:00Z" w16du:dateUtc="2024-10-29T21:49:00Z">
              <w:r w:rsidR="004B7308" w:rsidRPr="00E603DE" w:rsidDel="00F372FA">
                <w:rPr>
                  <w:rFonts w:ascii="Times New Roman" w:hAnsi="Times New Roman" w:cs="Times New Roman"/>
                  <w:sz w:val="24"/>
                  <w:szCs w:val="24"/>
                </w:rPr>
                <w:delText>17287.26</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184" w:author="Mohammad Nayeem Hasan" w:date="2024-10-30T03:49:00Z">
              <w:r w:rsidRPr="00E603DE">
                <w:rPr>
                  <w:rFonts w:ascii="Times New Roman" w:hAnsi="Times New Roman" w:cs="Times New Roman"/>
                  <w:sz w:val="24"/>
                  <w:szCs w:val="24"/>
                </w:rPr>
                <w:t>66860.23</w:t>
              </w:r>
            </w:ins>
            <w:del w:id="185" w:author="Mohammad Nayeem Hasan" w:date="2024-10-30T03:49:00Z" w16du:dateUtc="2024-10-29T21:49:00Z">
              <w:r w:rsidR="004B7308" w:rsidRPr="00E603DE" w:rsidDel="00F372FA">
                <w:rPr>
                  <w:rFonts w:ascii="Times New Roman" w:hAnsi="Times New Roman" w:cs="Times New Roman"/>
                  <w:sz w:val="24"/>
                  <w:szCs w:val="24"/>
                </w:rPr>
                <w:delText>6055.03</w:delText>
              </w:r>
            </w:del>
          </w:p>
        </w:tc>
        <w:tc>
          <w:tcPr>
            <w:tcW w:w="985" w:type="dxa"/>
            <w:tcPrChange w:id="186" w:author="Mohammad Nayeem Hasan" w:date="2024-11-01T04:01:00Z" w16du:dateUtc="2024-10-31T22:01:00Z">
              <w:tcPr>
                <w:tcW w:w="985" w:type="dxa"/>
              </w:tcPr>
            </w:tcPrChange>
          </w:tcPr>
          <w:p w14:paraId="65A882C3" w14:textId="6D694E80" w:rsidR="004B7308" w:rsidRPr="00E603DE" w:rsidRDefault="006B3D35">
            <w:pPr>
              <w:spacing w:line="360" w:lineRule="auto"/>
              <w:jc w:val="both"/>
              <w:rPr>
                <w:rFonts w:ascii="Times New Roman" w:hAnsi="Times New Roman" w:cs="Times New Roman"/>
                <w:sz w:val="24"/>
                <w:szCs w:val="24"/>
              </w:rPr>
              <w:pPrChange w:id="187" w:author="Mohammad Nayeem Hasan" w:date="2024-11-01T03:11:00Z" w16du:dateUtc="2024-10-31T21:11:00Z">
                <w:pPr>
                  <w:jc w:val="both"/>
                </w:pPr>
              </w:pPrChange>
            </w:pPr>
            <w:ins w:id="188" w:author="Mohammad Nayeem Hasan" w:date="2024-10-30T03:51:00Z">
              <w:r w:rsidRPr="00E603DE">
                <w:rPr>
                  <w:rFonts w:ascii="Times New Roman" w:hAnsi="Times New Roman" w:cs="Times New Roman"/>
                  <w:sz w:val="24"/>
                  <w:szCs w:val="24"/>
                </w:rPr>
                <w:t>0.0</w:t>
              </w:r>
            </w:ins>
            <w:ins w:id="189" w:author="Mohammad Nayeem Hasan" w:date="2024-11-01T17:51:00Z" w16du:dateUtc="2024-11-01T11:51:00Z">
              <w:r w:rsidR="006E71E0">
                <w:rPr>
                  <w:rFonts w:ascii="Times New Roman" w:hAnsi="Times New Roman" w:cs="Times New Roman"/>
                  <w:sz w:val="24"/>
                  <w:szCs w:val="24"/>
                </w:rPr>
                <w:t>8</w:t>
              </w:r>
            </w:ins>
            <w:ins w:id="190" w:author="Mohammad Nayeem Hasan" w:date="2024-11-01T17:52:00Z" w16du:dateUtc="2024-11-01T11:52:00Z">
              <w:r w:rsidR="006E71E0">
                <w:rPr>
                  <w:rFonts w:ascii="Times New Roman" w:hAnsi="Times New Roman" w:cs="Times New Roman"/>
                  <w:sz w:val="24"/>
                  <w:szCs w:val="24"/>
                </w:rPr>
                <w:t>3</w:t>
              </w:r>
            </w:ins>
            <w:del w:id="191" w:author="Mohammad Nayeem Hasan" w:date="2024-10-30T03:51:00Z" w16du:dateUtc="2024-10-29T21:51:00Z">
              <w:r w:rsidR="004B7308" w:rsidRPr="00E603DE" w:rsidDel="006B3D35">
                <w:rPr>
                  <w:rFonts w:ascii="Times New Roman" w:hAnsi="Times New Roman" w:cs="Times New Roman"/>
                  <w:sz w:val="24"/>
                  <w:szCs w:val="24"/>
                </w:rPr>
                <w:delText>&lt;0.001</w:delText>
              </w:r>
            </w:del>
          </w:p>
        </w:tc>
      </w:tr>
      <w:tr w:rsidR="007E5D3F" w:rsidRPr="00E603DE" w14:paraId="76CFA4E3" w14:textId="77777777" w:rsidTr="007E5D3F">
        <w:tc>
          <w:tcPr>
            <w:tcW w:w="1705" w:type="dxa"/>
            <w:tcPrChange w:id="192" w:author="Mohammad Nayeem Hasan" w:date="2024-11-01T04:01:00Z" w16du:dateUtc="2024-10-31T22:01:00Z">
              <w:tcPr>
                <w:tcW w:w="1731" w:type="dxa"/>
                <w:gridSpan w:val="2"/>
              </w:tcPr>
            </w:tcPrChange>
          </w:tcPr>
          <w:p w14:paraId="7220E153" w14:textId="31227859" w:rsidR="004B7308" w:rsidRPr="00E603DE" w:rsidRDefault="004B7308">
            <w:pPr>
              <w:spacing w:line="360" w:lineRule="auto"/>
              <w:jc w:val="both"/>
              <w:rPr>
                <w:rFonts w:ascii="Times New Roman" w:hAnsi="Times New Roman" w:cs="Times New Roman"/>
                <w:sz w:val="24"/>
                <w:szCs w:val="24"/>
              </w:rPr>
              <w:pPrChange w:id="193" w:author="Mohammad Nayeem Hasan" w:date="2024-11-01T03:11:00Z" w16du:dateUtc="2024-10-31T21:11:00Z">
                <w:pPr>
                  <w:jc w:val="both"/>
                </w:pPr>
              </w:pPrChange>
            </w:pPr>
            <w:del w:id="194" w:author="Najmul Haider" w:date="2024-10-27T15:38:00Z" w16du:dateUtc="2024-10-27T15:38:00Z">
              <w:r w:rsidRPr="00E603DE" w:rsidDel="00F93B00">
                <w:rPr>
                  <w:rFonts w:ascii="Times New Roman" w:hAnsi="Times New Roman" w:cs="Times New Roman"/>
                  <w:sz w:val="24"/>
                  <w:szCs w:val="24"/>
                </w:rPr>
                <w:delText>Monthly Mean</w:delText>
              </w:r>
            </w:del>
            <w:ins w:id="195" w:author="Najmul Haider" w:date="2024-10-27T15:38:00Z" w16du:dateUtc="2024-10-27T15:38:00Z">
              <w:r w:rsidR="00F93B00" w:rsidRPr="00E603DE">
                <w:rPr>
                  <w:rFonts w:ascii="Times New Roman" w:hAnsi="Times New Roman" w:cs="Times New Roman"/>
                  <w:sz w:val="24"/>
                  <w:szCs w:val="24"/>
                </w:rPr>
                <w:t xml:space="preserve">Annual </w:t>
              </w:r>
              <w:del w:id="196" w:author="Mohammad Nayeem Hasan" w:date="2024-10-30T03:35:00Z" w16du:dateUtc="2024-10-29T21:35:00Z">
                <w:r w:rsidR="00F93B00" w:rsidRPr="00E603DE" w:rsidDel="004167A0">
                  <w:rPr>
                    <w:rFonts w:ascii="Times New Roman" w:hAnsi="Times New Roman" w:cs="Times New Roman"/>
                    <w:sz w:val="24"/>
                    <w:szCs w:val="24"/>
                  </w:rPr>
                  <w:delText xml:space="preserve">total </w:delText>
                </w:r>
              </w:del>
            </w:ins>
            <w:del w:id="197" w:author="Mohammad Nayeem Hasan" w:date="2024-10-30T03:35:00Z" w16du:dateUtc="2024-10-29T21:35:00Z">
              <w:r w:rsidRPr="00E603DE" w:rsidDel="004167A0">
                <w:rPr>
                  <w:rFonts w:ascii="Times New Roman" w:hAnsi="Times New Roman" w:cs="Times New Roman"/>
                  <w:sz w:val="24"/>
                  <w:szCs w:val="24"/>
                </w:rPr>
                <w:delText xml:space="preserve"> MDV</w:delText>
              </w:r>
            </w:del>
            <w:ins w:id="198" w:author="Mohammad Nayeem Hasan" w:date="2024-10-30T04:58:00Z" w16du:dateUtc="2024-10-29T22:58:00Z">
              <w:r w:rsidR="00C36D95" w:rsidRPr="00E603DE">
                <w:rPr>
                  <w:rFonts w:ascii="Times New Roman" w:hAnsi="Times New Roman" w:cs="Times New Roman"/>
                  <w:sz w:val="24"/>
                  <w:szCs w:val="24"/>
                </w:rPr>
                <w:t>M</w:t>
              </w:r>
            </w:ins>
            <w:ins w:id="199" w:author="Mohammad Nayeem Hasan" w:date="2024-10-30T04:57:00Z" w16du:dateUtc="2024-10-29T22:57:00Z">
              <w:r w:rsidR="00620B70" w:rsidRPr="00E603DE">
                <w:rPr>
                  <w:rFonts w:ascii="Times New Roman" w:hAnsi="Times New Roman" w:cs="Times New Roman"/>
                  <w:sz w:val="24"/>
                  <w:szCs w:val="24"/>
                </w:rPr>
                <w:t>ean</w:t>
              </w:r>
            </w:ins>
            <w:ins w:id="200" w:author="Mohammad Nayeem Hasan" w:date="2024-10-30T03:35:00Z" w16du:dateUtc="2024-10-29T21:35:00Z">
              <w:r w:rsidR="004167A0" w:rsidRPr="00E603DE">
                <w:rPr>
                  <w:rFonts w:ascii="Times New Roman" w:hAnsi="Times New Roman" w:cs="Times New Roman"/>
                  <w:sz w:val="24"/>
                  <w:szCs w:val="24"/>
                </w:rPr>
                <w:t xml:space="preserve"> MDV</w:t>
              </w:r>
            </w:ins>
            <w:r w:rsidRPr="00E603DE">
              <w:rPr>
                <w:rFonts w:ascii="Times New Roman" w:hAnsi="Times New Roman" w:cs="Times New Roman"/>
                <w:sz w:val="24"/>
                <w:szCs w:val="24"/>
              </w:rPr>
              <w:t xml:space="preserve"> </w:t>
            </w:r>
            <w:ins w:id="201" w:author="Mohammad Nayeem Hasan" w:date="2024-10-30T04:58:00Z" w16du:dateUtc="2024-10-29T22:58:00Z">
              <w:r w:rsidR="00C36D95" w:rsidRPr="00E603DE">
                <w:rPr>
                  <w:rFonts w:ascii="Times New Roman" w:hAnsi="Times New Roman" w:cs="Times New Roman"/>
                  <w:sz w:val="24"/>
                  <w:szCs w:val="24"/>
                </w:rPr>
                <w:t>U</w:t>
              </w:r>
            </w:ins>
            <w:del w:id="202" w:author="Mohammad Nayeem Hasan" w:date="2024-10-30T04:58:00Z" w16du:dateUtc="2024-10-29T22:58:00Z">
              <w:r w:rsidRPr="00E603DE" w:rsidDel="00C36D95">
                <w:rPr>
                  <w:rFonts w:ascii="Times New Roman" w:hAnsi="Times New Roman" w:cs="Times New Roman"/>
                  <w:sz w:val="24"/>
                  <w:szCs w:val="24"/>
                </w:rPr>
                <w:delText>u</w:delText>
              </w:r>
            </w:del>
            <w:r w:rsidRPr="00E603DE">
              <w:rPr>
                <w:rFonts w:ascii="Times New Roman" w:hAnsi="Times New Roman" w:cs="Times New Roman"/>
                <w:sz w:val="24"/>
                <w:szCs w:val="24"/>
              </w:rPr>
              <w:t xml:space="preserve">sed </w:t>
            </w:r>
            <w:r w:rsidRPr="00E603DE">
              <w:rPr>
                <w:rStyle w:val="label"/>
                <w:rFonts w:ascii="Times New Roman" w:hAnsi="Times New Roman" w:cs="Times New Roman"/>
                <w:sz w:val="24"/>
                <w:szCs w:val="24"/>
              </w:rPr>
              <w:t>(±SD)</w:t>
            </w:r>
          </w:p>
        </w:tc>
        <w:tc>
          <w:tcPr>
            <w:tcW w:w="2160" w:type="dxa"/>
            <w:tcPrChange w:id="203" w:author="Mohammad Nayeem Hasan" w:date="2024-11-01T04:01:00Z" w16du:dateUtc="2024-10-31T22:01:00Z">
              <w:tcPr>
                <w:tcW w:w="1979" w:type="dxa"/>
              </w:tcPr>
            </w:tcPrChange>
          </w:tcPr>
          <w:p w14:paraId="727124CF" w14:textId="694352E7" w:rsidR="004B7308" w:rsidRPr="00E603DE" w:rsidRDefault="006A5FE6">
            <w:pPr>
              <w:spacing w:line="360" w:lineRule="auto"/>
              <w:jc w:val="both"/>
              <w:rPr>
                <w:rFonts w:ascii="Times New Roman" w:hAnsi="Times New Roman" w:cs="Times New Roman"/>
                <w:sz w:val="24"/>
                <w:szCs w:val="24"/>
              </w:rPr>
              <w:pPrChange w:id="204" w:author="Mohammad Nayeem Hasan" w:date="2024-11-01T03:11:00Z" w16du:dateUtc="2024-10-31T21:11:00Z">
                <w:pPr>
                  <w:jc w:val="both"/>
                </w:pPr>
              </w:pPrChange>
            </w:pPr>
            <w:ins w:id="205" w:author="Mohammad Nayeem Hasan" w:date="2024-11-01T16:39:00Z">
              <w:r w:rsidRPr="006A5FE6">
                <w:rPr>
                  <w:rFonts w:ascii="Times New Roman" w:hAnsi="Times New Roman" w:cs="Times New Roman"/>
                  <w:sz w:val="24"/>
                  <w:szCs w:val="24"/>
                </w:rPr>
                <w:t>21676.33</w:t>
              </w:r>
            </w:ins>
            <w:del w:id="206" w:author="Mohammad Nayeem Hasan" w:date="2024-10-30T03:54:00Z" w16du:dateUtc="2024-10-29T21:54:00Z">
              <w:r w:rsidR="004B7308" w:rsidRPr="00E603DE" w:rsidDel="00645C4C">
                <w:rPr>
                  <w:rFonts w:ascii="Times New Roman" w:hAnsi="Times New Roman" w:cs="Times New Roman"/>
                  <w:sz w:val="24"/>
                  <w:szCs w:val="24"/>
                </w:rPr>
                <w:delText>2501</w:delText>
              </w:r>
            </w:del>
            <w:del w:id="207" w:author="Mohammad Nayeem Hasan" w:date="2024-10-30T03:53:00Z" w16du:dateUtc="2024-10-29T21:53:00Z">
              <w:r w:rsidR="004B7308" w:rsidRPr="00E603DE" w:rsidDel="00645C4C">
                <w:rPr>
                  <w:rFonts w:ascii="Times New Roman" w:hAnsi="Times New Roman" w:cs="Times New Roman"/>
                  <w:sz w:val="24"/>
                  <w:szCs w:val="24"/>
                </w:rPr>
                <w:delText>.12</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08" w:author="Mohammad Nayeem Hasan" w:date="2024-11-01T16:39:00Z">
              <w:r w:rsidRPr="006A5FE6">
                <w:rPr>
                  <w:rFonts w:ascii="Times New Roman" w:hAnsi="Times New Roman" w:cs="Times New Roman"/>
                  <w:sz w:val="24"/>
                  <w:szCs w:val="24"/>
                </w:rPr>
                <w:t>21730.58</w:t>
              </w:r>
            </w:ins>
            <w:del w:id="209" w:author="Mohammad Nayeem Hasan" w:date="2024-10-30T03:54:00Z" w16du:dateUtc="2024-10-29T21:54:00Z">
              <w:r w:rsidR="004B7308" w:rsidRPr="00E603DE" w:rsidDel="00645C4C">
                <w:rPr>
                  <w:rFonts w:ascii="Times New Roman" w:hAnsi="Times New Roman" w:cs="Times New Roman"/>
                  <w:sz w:val="24"/>
                  <w:szCs w:val="24"/>
                </w:rPr>
                <w:delText>3936.95</w:delText>
              </w:r>
            </w:del>
          </w:p>
        </w:tc>
        <w:tc>
          <w:tcPr>
            <w:tcW w:w="2250" w:type="dxa"/>
            <w:tcPrChange w:id="210" w:author="Mohammad Nayeem Hasan" w:date="2024-11-01T04:01:00Z" w16du:dateUtc="2024-10-31T22:01:00Z">
              <w:tcPr>
                <w:tcW w:w="2315" w:type="dxa"/>
                <w:gridSpan w:val="2"/>
              </w:tcPr>
            </w:tcPrChange>
          </w:tcPr>
          <w:p w14:paraId="799E1C8C" w14:textId="4BA084B7" w:rsidR="004B7308" w:rsidRPr="00E603DE" w:rsidRDefault="00D31147">
            <w:pPr>
              <w:spacing w:line="360" w:lineRule="auto"/>
              <w:jc w:val="both"/>
              <w:rPr>
                <w:rFonts w:ascii="Times New Roman" w:hAnsi="Times New Roman" w:cs="Times New Roman"/>
                <w:sz w:val="24"/>
                <w:szCs w:val="24"/>
              </w:rPr>
              <w:pPrChange w:id="211" w:author="Mohammad Nayeem Hasan" w:date="2024-11-01T03:11:00Z" w16du:dateUtc="2024-10-31T21:11:00Z">
                <w:pPr>
                  <w:jc w:val="both"/>
                </w:pPr>
              </w:pPrChange>
            </w:pPr>
            <w:ins w:id="212" w:author="Mohammad Nayeem Hasan" w:date="2024-11-01T17:59:00Z">
              <w:r w:rsidRPr="00D31147">
                <w:rPr>
                  <w:rFonts w:ascii="Times New Roman" w:hAnsi="Times New Roman" w:cs="Times New Roman"/>
                  <w:sz w:val="24"/>
                  <w:szCs w:val="24"/>
                </w:rPr>
                <w:t>237172.9</w:t>
              </w:r>
            </w:ins>
            <w:del w:id="213" w:author="Mohammad Nayeem Hasan" w:date="2024-10-30T03:54:00Z" w16du:dateUtc="2024-10-29T21:54:00Z">
              <w:r w:rsidR="004B7308" w:rsidRPr="00E603DE" w:rsidDel="00645C4C">
                <w:rPr>
                  <w:rFonts w:ascii="Times New Roman" w:hAnsi="Times New Roman" w:cs="Times New Roman"/>
                  <w:sz w:val="24"/>
                  <w:szCs w:val="24"/>
                </w:rPr>
                <w:delText>19764.41</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14" w:author="Mohammad Nayeem Hasan" w:date="2024-11-01T18:05:00Z">
              <w:r w:rsidRPr="00D31147">
                <w:rPr>
                  <w:rFonts w:ascii="Times New Roman" w:hAnsi="Times New Roman" w:cs="Times New Roman"/>
                  <w:sz w:val="24"/>
                  <w:szCs w:val="24"/>
                </w:rPr>
                <w:t>183600.1</w:t>
              </w:r>
            </w:ins>
            <w:del w:id="215" w:author="Mohammad Nayeem Hasan" w:date="2024-10-30T03:54:00Z" w16du:dateUtc="2024-10-29T21:54:00Z">
              <w:r w:rsidR="004B7308" w:rsidRPr="00E603DE" w:rsidDel="00645C4C">
                <w:rPr>
                  <w:rFonts w:ascii="Times New Roman" w:hAnsi="Times New Roman" w:cs="Times New Roman"/>
                  <w:sz w:val="24"/>
                  <w:szCs w:val="24"/>
                </w:rPr>
                <w:delText>31997.78</w:delText>
              </w:r>
            </w:del>
          </w:p>
        </w:tc>
        <w:tc>
          <w:tcPr>
            <w:tcW w:w="2250" w:type="dxa"/>
            <w:tcPrChange w:id="216" w:author="Mohammad Nayeem Hasan" w:date="2024-11-01T04:01:00Z" w16du:dateUtc="2024-10-31T22:01:00Z">
              <w:tcPr>
                <w:tcW w:w="2340" w:type="dxa"/>
                <w:gridSpan w:val="2"/>
              </w:tcPr>
            </w:tcPrChange>
          </w:tcPr>
          <w:p w14:paraId="41BA10BC" w14:textId="5A9FC26C" w:rsidR="004B7308" w:rsidRPr="00E603DE" w:rsidRDefault="006A5FE6">
            <w:pPr>
              <w:spacing w:line="360" w:lineRule="auto"/>
              <w:jc w:val="both"/>
              <w:rPr>
                <w:rFonts w:ascii="Times New Roman" w:hAnsi="Times New Roman" w:cs="Times New Roman"/>
                <w:sz w:val="24"/>
                <w:szCs w:val="24"/>
              </w:rPr>
              <w:pPrChange w:id="217" w:author="Mohammad Nayeem Hasan" w:date="2024-11-01T03:11:00Z" w16du:dateUtc="2024-10-31T21:11:00Z">
                <w:pPr>
                  <w:jc w:val="both"/>
                </w:pPr>
              </w:pPrChange>
            </w:pPr>
            <w:ins w:id="218" w:author="Mohammad Nayeem Hasan" w:date="2024-11-01T16:38:00Z">
              <w:r w:rsidRPr="006A5FE6">
                <w:rPr>
                  <w:rFonts w:ascii="Times New Roman" w:hAnsi="Times New Roman" w:cs="Times New Roman"/>
                  <w:sz w:val="24"/>
                  <w:szCs w:val="24"/>
                </w:rPr>
                <w:t>187442.9</w:t>
              </w:r>
            </w:ins>
            <w:del w:id="219" w:author="Mohammad Nayeem Hasan" w:date="2024-10-30T03:53:00Z" w16du:dateUtc="2024-10-29T21:53:00Z">
              <w:r w:rsidR="004B7308" w:rsidRPr="00E603DE" w:rsidDel="00645C4C">
                <w:rPr>
                  <w:rFonts w:ascii="Times New Roman" w:hAnsi="Times New Roman" w:cs="Times New Roman"/>
                  <w:sz w:val="24"/>
                  <w:szCs w:val="24"/>
                </w:rPr>
                <w:delText>16690.12</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20" w:author="Mohammad Nayeem Hasan" w:date="2024-11-01T16:38:00Z">
              <w:r w:rsidRPr="006A5FE6">
                <w:rPr>
                  <w:rFonts w:ascii="Times New Roman" w:hAnsi="Times New Roman" w:cs="Times New Roman"/>
                  <w:sz w:val="24"/>
                  <w:szCs w:val="24"/>
                </w:rPr>
                <w:t>185178.3</w:t>
              </w:r>
            </w:ins>
            <w:del w:id="221" w:author="Mohammad Nayeem Hasan" w:date="2024-10-30T03:53:00Z" w16du:dateUtc="2024-10-29T21:53:00Z">
              <w:r w:rsidR="004B7308" w:rsidRPr="00E603DE" w:rsidDel="00645C4C">
                <w:rPr>
                  <w:rFonts w:ascii="Times New Roman" w:hAnsi="Times New Roman" w:cs="Times New Roman"/>
                  <w:sz w:val="24"/>
                  <w:szCs w:val="24"/>
                </w:rPr>
                <w:delText>29780.26</w:delText>
              </w:r>
            </w:del>
          </w:p>
        </w:tc>
        <w:tc>
          <w:tcPr>
            <w:tcW w:w="985" w:type="dxa"/>
            <w:tcPrChange w:id="222" w:author="Mohammad Nayeem Hasan" w:date="2024-11-01T04:01:00Z" w16du:dateUtc="2024-10-31T22:01:00Z">
              <w:tcPr>
                <w:tcW w:w="985" w:type="dxa"/>
              </w:tcPr>
            </w:tcPrChange>
          </w:tcPr>
          <w:p w14:paraId="1A20C91A" w14:textId="6B28784F" w:rsidR="004B7308" w:rsidRPr="00E603DE" w:rsidRDefault="00645C4C">
            <w:pPr>
              <w:spacing w:line="360" w:lineRule="auto"/>
              <w:jc w:val="both"/>
              <w:rPr>
                <w:rFonts w:ascii="Times New Roman" w:hAnsi="Times New Roman" w:cs="Times New Roman"/>
                <w:sz w:val="24"/>
                <w:szCs w:val="24"/>
              </w:rPr>
              <w:pPrChange w:id="223" w:author="Mohammad Nayeem Hasan" w:date="2024-11-01T03:11:00Z" w16du:dateUtc="2024-10-31T21:11:00Z">
                <w:pPr>
                  <w:jc w:val="both"/>
                </w:pPr>
              </w:pPrChange>
            </w:pPr>
            <w:ins w:id="224" w:author="Mohammad Nayeem Hasan" w:date="2024-10-30T03:55:00Z" w16du:dateUtc="2024-10-29T21:55:00Z">
              <w:r w:rsidRPr="00E603DE">
                <w:rPr>
                  <w:rFonts w:ascii="Times New Roman" w:hAnsi="Times New Roman" w:cs="Times New Roman"/>
                  <w:sz w:val="24"/>
                  <w:szCs w:val="24"/>
                </w:rPr>
                <w:t>0.00</w:t>
              </w:r>
            </w:ins>
            <w:ins w:id="225" w:author="Mohammad Nayeem Hasan" w:date="2024-11-01T18:05:00Z" w16du:dateUtc="2024-11-01T12:05:00Z">
              <w:r w:rsidR="008C13D0">
                <w:rPr>
                  <w:rFonts w:ascii="Times New Roman" w:hAnsi="Times New Roman" w:cs="Times New Roman"/>
                  <w:sz w:val="24"/>
                  <w:szCs w:val="24"/>
                </w:rPr>
                <w:t>4</w:t>
              </w:r>
            </w:ins>
            <w:del w:id="226" w:author="Mohammad Nayeem Hasan" w:date="2024-10-30T03:55:00Z" w16du:dateUtc="2024-10-29T21:55:00Z">
              <w:r w:rsidR="004B7308" w:rsidRPr="00E603DE" w:rsidDel="00645C4C">
                <w:rPr>
                  <w:rFonts w:ascii="Times New Roman" w:hAnsi="Times New Roman" w:cs="Times New Roman"/>
                  <w:sz w:val="24"/>
                  <w:szCs w:val="24"/>
                </w:rPr>
                <w:delText>&lt;</w:delText>
              </w:r>
            </w:del>
            <w:del w:id="227" w:author="Mohammad Nayeem Hasan" w:date="2024-10-30T03:54:00Z" w16du:dateUtc="2024-10-29T21:54:00Z">
              <w:r w:rsidR="004B7308" w:rsidRPr="00E603DE" w:rsidDel="00645C4C">
                <w:rPr>
                  <w:rFonts w:ascii="Times New Roman" w:hAnsi="Times New Roman" w:cs="Times New Roman"/>
                  <w:sz w:val="24"/>
                  <w:szCs w:val="24"/>
                </w:rPr>
                <w:delText>0.001</w:delText>
              </w:r>
            </w:del>
          </w:p>
        </w:tc>
      </w:tr>
      <w:tr w:rsidR="007E5D3F" w:rsidRPr="00E603DE" w14:paraId="4F2FDA06" w14:textId="77777777" w:rsidTr="007E5D3F">
        <w:tc>
          <w:tcPr>
            <w:tcW w:w="1705" w:type="dxa"/>
            <w:tcPrChange w:id="228" w:author="Mohammad Nayeem Hasan" w:date="2024-11-01T04:01:00Z" w16du:dateUtc="2024-10-31T22:01:00Z">
              <w:tcPr>
                <w:tcW w:w="1731" w:type="dxa"/>
                <w:gridSpan w:val="2"/>
              </w:tcPr>
            </w:tcPrChange>
          </w:tcPr>
          <w:p w14:paraId="16F58C62" w14:textId="363195C2" w:rsidR="004B7308" w:rsidRPr="00E603DE" w:rsidRDefault="004B7308">
            <w:pPr>
              <w:spacing w:line="360" w:lineRule="auto"/>
              <w:jc w:val="both"/>
              <w:rPr>
                <w:rFonts w:ascii="Times New Roman" w:hAnsi="Times New Roman" w:cs="Times New Roman"/>
                <w:sz w:val="24"/>
                <w:szCs w:val="24"/>
              </w:rPr>
              <w:pPrChange w:id="229" w:author="Mohammad Nayeem Hasan" w:date="2024-11-01T03:11:00Z" w16du:dateUtc="2024-10-31T21:11:00Z">
                <w:pPr>
                  <w:jc w:val="both"/>
                </w:pPr>
              </w:pPrChange>
            </w:pPr>
            <w:del w:id="230" w:author="Najmul Haider" w:date="2024-10-27T15:38:00Z" w16du:dateUtc="2024-10-27T15:38:00Z">
              <w:r w:rsidRPr="00E603DE" w:rsidDel="00F93B00">
                <w:rPr>
                  <w:rFonts w:ascii="Times New Roman" w:hAnsi="Times New Roman" w:cs="Times New Roman"/>
                  <w:sz w:val="24"/>
                  <w:szCs w:val="24"/>
                </w:rPr>
                <w:delText>Monthly Mean</w:delText>
              </w:r>
            </w:del>
            <w:ins w:id="231" w:author="Najmul Haider" w:date="2024-10-27T15:38:00Z" w16du:dateUtc="2024-10-27T15:38:00Z">
              <w:r w:rsidR="00F93B00" w:rsidRPr="00E603DE">
                <w:rPr>
                  <w:rFonts w:ascii="Times New Roman" w:hAnsi="Times New Roman" w:cs="Times New Roman"/>
                  <w:sz w:val="24"/>
                  <w:szCs w:val="24"/>
                </w:rPr>
                <w:t xml:space="preserve">Annual </w:t>
              </w:r>
            </w:ins>
            <w:ins w:id="232" w:author="Mohammad Nayeem Hasan" w:date="2024-10-30T04:58:00Z" w16du:dateUtc="2024-10-29T22:58:00Z">
              <w:r w:rsidR="00C36D95" w:rsidRPr="00E603DE">
                <w:rPr>
                  <w:rFonts w:ascii="Times New Roman" w:hAnsi="Times New Roman" w:cs="Times New Roman"/>
                  <w:sz w:val="24"/>
                  <w:szCs w:val="24"/>
                </w:rPr>
                <w:t>M</w:t>
              </w:r>
            </w:ins>
            <w:ins w:id="233" w:author="Mohammad Nayeem Hasan" w:date="2024-10-30T04:57:00Z" w16du:dateUtc="2024-10-29T22:57:00Z">
              <w:r w:rsidR="00C36D95" w:rsidRPr="00E603DE">
                <w:rPr>
                  <w:rFonts w:ascii="Times New Roman" w:hAnsi="Times New Roman" w:cs="Times New Roman"/>
                  <w:sz w:val="24"/>
                  <w:szCs w:val="24"/>
                </w:rPr>
                <w:t>ean</w:t>
              </w:r>
            </w:ins>
            <w:ins w:id="234" w:author="Najmul Haider" w:date="2024-10-27T15:38:00Z" w16du:dateUtc="2024-10-27T15:38:00Z">
              <w:del w:id="235" w:author="Mohammad Nayeem Hasan" w:date="2024-10-30T04:57:00Z" w16du:dateUtc="2024-10-29T22:57:00Z">
                <w:r w:rsidR="00F93B00" w:rsidRPr="00E603DE" w:rsidDel="00620B70">
                  <w:rPr>
                    <w:rFonts w:ascii="Times New Roman" w:hAnsi="Times New Roman" w:cs="Times New Roman"/>
                    <w:sz w:val="24"/>
                    <w:szCs w:val="24"/>
                  </w:rPr>
                  <w:delText>total</w:delText>
                </w:r>
              </w:del>
            </w:ins>
            <w:r w:rsidRPr="00E603DE">
              <w:rPr>
                <w:rFonts w:ascii="Times New Roman" w:hAnsi="Times New Roman" w:cs="Times New Roman"/>
                <w:sz w:val="24"/>
                <w:szCs w:val="24"/>
              </w:rPr>
              <w:t xml:space="preserve"> </w:t>
            </w:r>
            <w:del w:id="236" w:author="Najmul Haider" w:date="2024-10-27T15:38:00Z" w16du:dateUtc="2024-10-27T15:38:00Z">
              <w:r w:rsidRPr="00E603DE" w:rsidDel="005B08FD">
                <w:rPr>
                  <w:rFonts w:ascii="Times New Roman" w:hAnsi="Times New Roman" w:cs="Times New Roman"/>
                  <w:sz w:val="24"/>
                  <w:szCs w:val="24"/>
                </w:rPr>
                <w:delText>Total</w:delText>
              </w:r>
            </w:del>
            <w:r w:rsidRPr="00E603DE">
              <w:rPr>
                <w:rFonts w:ascii="Times New Roman" w:hAnsi="Times New Roman" w:cs="Times New Roman"/>
                <w:sz w:val="24"/>
                <w:szCs w:val="24"/>
              </w:rPr>
              <w:t xml:space="preserve"> Rainfall </w:t>
            </w:r>
            <w:r w:rsidRPr="00E603DE">
              <w:rPr>
                <w:rStyle w:val="label"/>
                <w:rFonts w:ascii="Times New Roman" w:hAnsi="Times New Roman" w:cs="Times New Roman"/>
                <w:sz w:val="24"/>
                <w:szCs w:val="24"/>
              </w:rPr>
              <w:t>(±SD)</w:t>
            </w:r>
          </w:p>
        </w:tc>
        <w:tc>
          <w:tcPr>
            <w:tcW w:w="2160" w:type="dxa"/>
            <w:tcPrChange w:id="237" w:author="Mohammad Nayeem Hasan" w:date="2024-11-01T04:01:00Z" w16du:dateUtc="2024-10-31T22:01:00Z">
              <w:tcPr>
                <w:tcW w:w="1979" w:type="dxa"/>
              </w:tcPr>
            </w:tcPrChange>
          </w:tcPr>
          <w:p w14:paraId="65173F13" w14:textId="024E1FD5" w:rsidR="004B7308" w:rsidRPr="00E603DE" w:rsidRDefault="00EB7EE7">
            <w:pPr>
              <w:spacing w:line="360" w:lineRule="auto"/>
              <w:jc w:val="both"/>
              <w:rPr>
                <w:rFonts w:ascii="Times New Roman" w:hAnsi="Times New Roman" w:cs="Times New Roman"/>
                <w:sz w:val="24"/>
                <w:szCs w:val="24"/>
              </w:rPr>
              <w:pPrChange w:id="238" w:author="Mohammad Nayeem Hasan" w:date="2024-11-01T03:11:00Z" w16du:dateUtc="2024-10-31T21:11:00Z">
                <w:pPr>
                  <w:jc w:val="both"/>
                </w:pPr>
              </w:pPrChange>
            </w:pPr>
            <w:ins w:id="239" w:author="Mohammad Nayeem Hasan" w:date="2024-10-30T03:58:00Z" w16du:dateUtc="2024-10-29T21:58:00Z">
              <w:r w:rsidRPr="00E603DE">
                <w:rPr>
                  <w:rFonts w:ascii="Times New Roman" w:hAnsi="Times New Roman" w:cs="Times New Roman"/>
                  <w:sz w:val="24"/>
                  <w:szCs w:val="24"/>
                </w:rPr>
                <w:t>1787.</w:t>
              </w:r>
            </w:ins>
            <w:ins w:id="240" w:author="Mohammad Nayeem Hasan" w:date="2024-10-30T03:59:00Z" w16du:dateUtc="2024-10-29T21:59:00Z">
              <w:r w:rsidRPr="00E603DE">
                <w:rPr>
                  <w:rFonts w:ascii="Times New Roman" w:hAnsi="Times New Roman" w:cs="Times New Roman"/>
                  <w:sz w:val="24"/>
                  <w:szCs w:val="24"/>
                </w:rPr>
                <w:t>35</w:t>
              </w:r>
            </w:ins>
            <w:del w:id="241" w:author="Mohammad Nayeem Hasan" w:date="2024-10-30T03:57:00Z" w16du:dateUtc="2024-10-29T21:57:00Z">
              <w:r w:rsidR="004B7308" w:rsidRPr="00E603DE" w:rsidDel="00EB7EE7">
                <w:rPr>
                  <w:rFonts w:ascii="Times New Roman" w:hAnsi="Times New Roman" w:cs="Times New Roman"/>
                  <w:sz w:val="24"/>
                  <w:szCs w:val="24"/>
                </w:rPr>
                <w:delText>159.22</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42" w:author="Mohammad Nayeem Hasan" w:date="2024-10-30T03:59:00Z" w16du:dateUtc="2024-10-29T21:59:00Z">
              <w:r w:rsidRPr="00E603DE">
                <w:rPr>
                  <w:rStyle w:val="label"/>
                  <w:rFonts w:ascii="Times New Roman" w:hAnsi="Times New Roman" w:cs="Times New Roman"/>
                  <w:sz w:val="24"/>
                  <w:szCs w:val="24"/>
                </w:rPr>
                <w:t>3</w:t>
              </w:r>
              <w:r w:rsidRPr="00E603DE">
                <w:rPr>
                  <w:rStyle w:val="label"/>
                  <w:rFonts w:ascii="Times New Roman" w:hAnsi="Times New Roman" w:cs="Times New Roman"/>
                  <w:rPrChange w:id="243" w:author="Mohammad Nayeem Hasan" w:date="2024-11-01T15:54:00Z" w16du:dateUtc="2024-11-01T09:54:00Z">
                    <w:rPr>
                      <w:rStyle w:val="label"/>
                    </w:rPr>
                  </w:rPrChange>
                </w:rPr>
                <w:t>29.08</w:t>
              </w:r>
            </w:ins>
            <w:del w:id="244" w:author="Mohammad Nayeem Hasan" w:date="2024-10-30T03:57:00Z" w16du:dateUtc="2024-10-29T21:57:00Z">
              <w:r w:rsidR="004B7308" w:rsidRPr="00E603DE" w:rsidDel="00EB7EE7">
                <w:rPr>
                  <w:rFonts w:ascii="Times New Roman" w:hAnsi="Times New Roman" w:cs="Times New Roman"/>
                  <w:sz w:val="24"/>
                  <w:szCs w:val="24"/>
                </w:rPr>
                <w:delText>175.62</w:delText>
              </w:r>
            </w:del>
          </w:p>
        </w:tc>
        <w:tc>
          <w:tcPr>
            <w:tcW w:w="2250" w:type="dxa"/>
            <w:tcPrChange w:id="245" w:author="Mohammad Nayeem Hasan" w:date="2024-11-01T04:01:00Z" w16du:dateUtc="2024-10-31T22:01:00Z">
              <w:tcPr>
                <w:tcW w:w="2315" w:type="dxa"/>
                <w:gridSpan w:val="2"/>
              </w:tcPr>
            </w:tcPrChange>
          </w:tcPr>
          <w:p w14:paraId="47DBB3F0" w14:textId="3611FD1B" w:rsidR="004B7308" w:rsidRPr="00E603DE" w:rsidRDefault="00EB7EE7">
            <w:pPr>
              <w:spacing w:line="360" w:lineRule="auto"/>
              <w:jc w:val="both"/>
              <w:rPr>
                <w:rFonts w:ascii="Times New Roman" w:hAnsi="Times New Roman" w:cs="Times New Roman"/>
                <w:sz w:val="24"/>
                <w:szCs w:val="24"/>
              </w:rPr>
              <w:pPrChange w:id="246" w:author="Mohammad Nayeem Hasan" w:date="2024-11-01T03:11:00Z" w16du:dateUtc="2024-10-31T21:11:00Z">
                <w:pPr>
                  <w:jc w:val="both"/>
                </w:pPr>
              </w:pPrChange>
            </w:pPr>
            <w:ins w:id="247" w:author="Mohammad Nayeem Hasan" w:date="2024-10-30T03:59:00Z" w16du:dateUtc="2024-10-29T21:59:00Z">
              <w:r w:rsidRPr="00E603DE">
                <w:rPr>
                  <w:rFonts w:ascii="Times New Roman" w:hAnsi="Times New Roman" w:cs="Times New Roman"/>
                  <w:sz w:val="24"/>
                  <w:szCs w:val="24"/>
                </w:rPr>
                <w:t>2622.34</w:t>
              </w:r>
            </w:ins>
            <w:del w:id="248" w:author="Mohammad Nayeem Hasan" w:date="2024-10-30T03:57:00Z" w16du:dateUtc="2024-10-29T21:57:00Z">
              <w:r w:rsidR="004B7308" w:rsidRPr="00E603DE" w:rsidDel="00EB7EE7">
                <w:rPr>
                  <w:rFonts w:ascii="Times New Roman" w:hAnsi="Times New Roman" w:cs="Times New Roman"/>
                  <w:sz w:val="24"/>
                  <w:szCs w:val="24"/>
                </w:rPr>
                <w:delText>162.98</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49" w:author="Mohammad Nayeem Hasan" w:date="2024-10-30T03:59:00Z" w16du:dateUtc="2024-10-29T21:59:00Z">
              <w:r w:rsidRPr="00E603DE">
                <w:rPr>
                  <w:rStyle w:val="label"/>
                  <w:rFonts w:ascii="Times New Roman" w:hAnsi="Times New Roman" w:cs="Times New Roman"/>
                  <w:sz w:val="24"/>
                  <w:szCs w:val="24"/>
                </w:rPr>
                <w:t>7</w:t>
              </w:r>
              <w:r w:rsidRPr="00E603DE">
                <w:rPr>
                  <w:rStyle w:val="label"/>
                  <w:rFonts w:ascii="Times New Roman" w:hAnsi="Times New Roman" w:cs="Times New Roman"/>
                  <w:rPrChange w:id="250" w:author="Mohammad Nayeem Hasan" w:date="2024-11-01T15:54:00Z" w16du:dateUtc="2024-11-01T09:54:00Z">
                    <w:rPr>
                      <w:rStyle w:val="label"/>
                    </w:rPr>
                  </w:rPrChange>
                </w:rPr>
                <w:t>62.82</w:t>
              </w:r>
            </w:ins>
            <w:del w:id="251" w:author="Mohammad Nayeem Hasan" w:date="2024-10-30T03:58:00Z" w16du:dateUtc="2024-10-29T21:58:00Z">
              <w:r w:rsidR="004B7308" w:rsidRPr="00E603DE" w:rsidDel="00EB7EE7">
                <w:rPr>
                  <w:rFonts w:ascii="Times New Roman" w:hAnsi="Times New Roman" w:cs="Times New Roman"/>
                  <w:sz w:val="24"/>
                  <w:szCs w:val="24"/>
                </w:rPr>
                <w:delText>163.26</w:delText>
              </w:r>
            </w:del>
          </w:p>
        </w:tc>
        <w:tc>
          <w:tcPr>
            <w:tcW w:w="2250" w:type="dxa"/>
            <w:tcPrChange w:id="252" w:author="Mohammad Nayeem Hasan" w:date="2024-11-01T04:01:00Z" w16du:dateUtc="2024-10-31T22:01:00Z">
              <w:tcPr>
                <w:tcW w:w="2340" w:type="dxa"/>
                <w:gridSpan w:val="2"/>
              </w:tcPr>
            </w:tcPrChange>
          </w:tcPr>
          <w:p w14:paraId="5292D793" w14:textId="62B34E17" w:rsidR="004B7308" w:rsidRPr="00E603DE" w:rsidRDefault="00EB7EE7">
            <w:pPr>
              <w:spacing w:line="360" w:lineRule="auto"/>
              <w:jc w:val="both"/>
              <w:rPr>
                <w:rFonts w:ascii="Times New Roman" w:hAnsi="Times New Roman" w:cs="Times New Roman"/>
                <w:sz w:val="24"/>
                <w:szCs w:val="24"/>
              </w:rPr>
              <w:pPrChange w:id="253" w:author="Mohammad Nayeem Hasan" w:date="2024-11-01T03:11:00Z" w16du:dateUtc="2024-10-31T21:11:00Z">
                <w:pPr>
                  <w:jc w:val="both"/>
                </w:pPr>
              </w:pPrChange>
            </w:pPr>
            <w:ins w:id="254" w:author="Mohammad Nayeem Hasan" w:date="2024-10-30T03:58:00Z" w16du:dateUtc="2024-10-29T21:58:00Z">
              <w:r w:rsidRPr="00E603DE">
                <w:rPr>
                  <w:rFonts w:ascii="Times New Roman" w:hAnsi="Times New Roman" w:cs="Times New Roman"/>
                  <w:sz w:val="24"/>
                  <w:szCs w:val="24"/>
                </w:rPr>
                <w:t xml:space="preserve">2270.76 </w:t>
              </w:r>
              <w:r w:rsidRPr="00E603DE">
                <w:rPr>
                  <w:rStyle w:val="label"/>
                  <w:rFonts w:ascii="Times New Roman" w:hAnsi="Times New Roman" w:cs="Times New Roman"/>
                  <w:sz w:val="24"/>
                  <w:szCs w:val="24"/>
                </w:rPr>
                <w:t xml:space="preserve">± </w:t>
              </w:r>
              <w:r w:rsidRPr="00E603DE">
                <w:rPr>
                  <w:rFonts w:ascii="Times New Roman" w:hAnsi="Times New Roman" w:cs="Times New Roman"/>
                  <w:sz w:val="24"/>
                  <w:szCs w:val="24"/>
                </w:rPr>
                <w:t>738.1</w:t>
              </w:r>
            </w:ins>
            <w:del w:id="255" w:author="Mohammad Nayeem Hasan" w:date="2024-10-30T03:58:00Z" w16du:dateUtc="2024-10-29T21:58:00Z">
              <w:r w:rsidR="004B7308" w:rsidRPr="00E603DE" w:rsidDel="00EB7EE7">
                <w:rPr>
                  <w:rFonts w:ascii="Times New Roman" w:hAnsi="Times New Roman" w:cs="Times New Roman"/>
                  <w:sz w:val="24"/>
                  <w:szCs w:val="24"/>
                </w:rPr>
                <w:delText xml:space="preserve">161.38 </w:delText>
              </w:r>
              <w:r w:rsidR="004B7308" w:rsidRPr="00E603DE" w:rsidDel="00EB7EE7">
                <w:rPr>
                  <w:rStyle w:val="label"/>
                  <w:rFonts w:ascii="Times New Roman" w:hAnsi="Times New Roman" w:cs="Times New Roman"/>
                  <w:sz w:val="24"/>
                  <w:szCs w:val="24"/>
                </w:rPr>
                <w:delText xml:space="preserve">± </w:delText>
              </w:r>
              <w:r w:rsidR="004B7308" w:rsidRPr="00E603DE" w:rsidDel="00EB7EE7">
                <w:rPr>
                  <w:rFonts w:ascii="Times New Roman" w:hAnsi="Times New Roman" w:cs="Times New Roman"/>
                  <w:sz w:val="24"/>
                  <w:szCs w:val="24"/>
                </w:rPr>
                <w:delText>168.27</w:delText>
              </w:r>
            </w:del>
          </w:p>
        </w:tc>
        <w:tc>
          <w:tcPr>
            <w:tcW w:w="985" w:type="dxa"/>
            <w:tcPrChange w:id="256" w:author="Mohammad Nayeem Hasan" w:date="2024-11-01T04:01:00Z" w16du:dateUtc="2024-10-31T22:01:00Z">
              <w:tcPr>
                <w:tcW w:w="985" w:type="dxa"/>
              </w:tcPr>
            </w:tcPrChange>
          </w:tcPr>
          <w:p w14:paraId="281022CE" w14:textId="647ACFEB" w:rsidR="006F3F1F" w:rsidRPr="00E603DE" w:rsidRDefault="006F3F1F">
            <w:pPr>
              <w:spacing w:line="360" w:lineRule="auto"/>
              <w:jc w:val="both"/>
              <w:rPr>
                <w:ins w:id="257" w:author="Mohammad Nayeem Hasan" w:date="2024-10-30T03:59:00Z"/>
                <w:rFonts w:ascii="Times New Roman" w:hAnsi="Times New Roman" w:cs="Times New Roman"/>
                <w:sz w:val="24"/>
                <w:szCs w:val="24"/>
              </w:rPr>
              <w:pPrChange w:id="258" w:author="Mohammad Nayeem Hasan" w:date="2024-11-01T03:11:00Z" w16du:dateUtc="2024-10-31T21:11:00Z">
                <w:pPr>
                  <w:jc w:val="both"/>
                </w:pPr>
              </w:pPrChange>
            </w:pPr>
            <w:ins w:id="259" w:author="Mohammad Nayeem Hasan" w:date="2024-10-30T03:59:00Z">
              <w:r w:rsidRPr="00E603DE">
                <w:rPr>
                  <w:rFonts w:ascii="Times New Roman" w:hAnsi="Times New Roman" w:cs="Times New Roman"/>
                  <w:sz w:val="24"/>
                  <w:szCs w:val="24"/>
                </w:rPr>
                <w:t>0.00</w:t>
              </w:r>
            </w:ins>
            <w:ins w:id="260" w:author="Mohammad Nayeem Hasan" w:date="2024-10-30T03:59:00Z" w16du:dateUtc="2024-10-29T21:59:00Z">
              <w:r w:rsidRPr="00E603DE">
                <w:rPr>
                  <w:rFonts w:ascii="Times New Roman" w:hAnsi="Times New Roman" w:cs="Times New Roman"/>
                  <w:sz w:val="24"/>
                  <w:szCs w:val="24"/>
                </w:rPr>
                <w:t>6</w:t>
              </w:r>
            </w:ins>
          </w:p>
          <w:p w14:paraId="666516FD" w14:textId="2B6113D6" w:rsidR="004B7308" w:rsidRPr="00E603DE" w:rsidRDefault="00D6515A">
            <w:pPr>
              <w:spacing w:line="360" w:lineRule="auto"/>
              <w:jc w:val="both"/>
              <w:rPr>
                <w:rFonts w:ascii="Times New Roman" w:hAnsi="Times New Roman" w:cs="Times New Roman"/>
                <w:sz w:val="24"/>
                <w:szCs w:val="24"/>
              </w:rPr>
              <w:pPrChange w:id="261" w:author="Mohammad Nayeem Hasan" w:date="2024-11-01T03:11:00Z" w16du:dateUtc="2024-10-31T21:11:00Z">
                <w:pPr>
                  <w:jc w:val="both"/>
                </w:pPr>
              </w:pPrChange>
            </w:pPr>
            <w:del w:id="262" w:author="Mohammad Nayeem Hasan" w:date="2024-10-30T03:59:00Z" w16du:dateUtc="2024-10-29T21:59:00Z">
              <w:r w:rsidRPr="00E603DE" w:rsidDel="006F3F1F">
                <w:rPr>
                  <w:rFonts w:ascii="Times New Roman" w:hAnsi="Times New Roman" w:cs="Times New Roman"/>
                  <w:sz w:val="24"/>
                  <w:szCs w:val="24"/>
                </w:rPr>
                <w:delText>0.870</w:delText>
              </w:r>
            </w:del>
          </w:p>
        </w:tc>
      </w:tr>
      <w:tr w:rsidR="007E5D3F" w:rsidRPr="00E603DE" w14:paraId="27387652" w14:textId="77777777" w:rsidTr="007E5D3F">
        <w:tc>
          <w:tcPr>
            <w:tcW w:w="1705" w:type="dxa"/>
            <w:tcPrChange w:id="263" w:author="Mohammad Nayeem Hasan" w:date="2024-11-01T04:01:00Z" w16du:dateUtc="2024-10-31T22:01:00Z">
              <w:tcPr>
                <w:tcW w:w="1731" w:type="dxa"/>
                <w:gridSpan w:val="2"/>
              </w:tcPr>
            </w:tcPrChange>
          </w:tcPr>
          <w:p w14:paraId="79CC0A84" w14:textId="29F5D4D2" w:rsidR="004B7308" w:rsidRPr="00E603DE" w:rsidRDefault="004B7308">
            <w:pPr>
              <w:spacing w:line="360" w:lineRule="auto"/>
              <w:jc w:val="both"/>
              <w:rPr>
                <w:rFonts w:ascii="Times New Roman" w:hAnsi="Times New Roman" w:cs="Times New Roman"/>
                <w:sz w:val="24"/>
                <w:szCs w:val="24"/>
              </w:rPr>
              <w:pPrChange w:id="264" w:author="Mohammad Nayeem Hasan" w:date="2024-11-01T03:11:00Z" w16du:dateUtc="2024-10-31T21:11:00Z">
                <w:pPr>
                  <w:jc w:val="both"/>
                </w:pPr>
              </w:pPrChange>
            </w:pPr>
            <w:commentRangeStart w:id="265"/>
            <w:del w:id="266" w:author="Najmul Haider" w:date="2024-10-27T15:39:00Z" w16du:dateUtc="2024-10-27T15:39:00Z">
              <w:r w:rsidRPr="00E603DE" w:rsidDel="005B08FD">
                <w:rPr>
                  <w:rFonts w:ascii="Times New Roman" w:hAnsi="Times New Roman" w:cs="Times New Roman"/>
                  <w:sz w:val="24"/>
                  <w:szCs w:val="24"/>
                </w:rPr>
                <w:delText>Monthly Mean</w:delText>
              </w:r>
            </w:del>
            <w:ins w:id="267" w:author="Najmul Haider" w:date="2024-10-27T15:39:00Z" w16du:dateUtc="2024-10-27T15:39:00Z">
              <w:r w:rsidR="005B08FD" w:rsidRPr="00E603DE">
                <w:rPr>
                  <w:rFonts w:ascii="Times New Roman" w:hAnsi="Times New Roman" w:cs="Times New Roman"/>
                  <w:sz w:val="24"/>
                  <w:szCs w:val="24"/>
                </w:rPr>
                <w:t xml:space="preserve">Annual </w:t>
              </w:r>
            </w:ins>
            <w:ins w:id="268" w:author="Mohammad Nayeem Hasan" w:date="2024-10-30T04:58:00Z" w16du:dateUtc="2024-10-29T22:58:00Z">
              <w:r w:rsidR="00C36D95" w:rsidRPr="00E603DE">
                <w:rPr>
                  <w:rFonts w:ascii="Times New Roman" w:hAnsi="Times New Roman" w:cs="Times New Roman"/>
                  <w:sz w:val="24"/>
                  <w:szCs w:val="24"/>
                </w:rPr>
                <w:t>M</w:t>
              </w:r>
            </w:ins>
            <w:ins w:id="269" w:author="Najmul Haider" w:date="2024-10-27T15:39:00Z" w16du:dateUtc="2024-10-27T15:39:00Z">
              <w:del w:id="270" w:author="Mohammad Nayeem Hasan" w:date="2024-10-30T04:58:00Z" w16du:dateUtc="2024-10-29T22:58:00Z">
                <w:r w:rsidR="005B08FD" w:rsidRPr="00E603DE" w:rsidDel="00C36D95">
                  <w:rPr>
                    <w:rFonts w:ascii="Times New Roman" w:hAnsi="Times New Roman" w:cs="Times New Roman"/>
                    <w:sz w:val="24"/>
                    <w:szCs w:val="24"/>
                  </w:rPr>
                  <w:delText>m</w:delText>
                </w:r>
              </w:del>
              <w:r w:rsidR="005B08FD" w:rsidRPr="00E603DE">
                <w:rPr>
                  <w:rFonts w:ascii="Times New Roman" w:hAnsi="Times New Roman" w:cs="Times New Roman"/>
                  <w:sz w:val="24"/>
                  <w:szCs w:val="24"/>
                </w:rPr>
                <w:t xml:space="preserve">ean </w:t>
              </w:r>
              <w:del w:id="271" w:author="Mohammad Nayeem Hasan" w:date="2024-10-30T04:58:00Z" w16du:dateUtc="2024-10-29T22:58:00Z">
                <w:r w:rsidR="005B08FD" w:rsidRPr="00E603DE" w:rsidDel="00C36D95">
                  <w:rPr>
                    <w:rFonts w:ascii="Times New Roman" w:hAnsi="Times New Roman" w:cs="Times New Roman"/>
                    <w:sz w:val="24"/>
                    <w:szCs w:val="24"/>
                  </w:rPr>
                  <w:delText>temp</w:delText>
                </w:r>
              </w:del>
            </w:ins>
            <w:r w:rsidRPr="00E603DE">
              <w:rPr>
                <w:rFonts w:ascii="Times New Roman" w:hAnsi="Times New Roman" w:cs="Times New Roman"/>
                <w:sz w:val="24"/>
                <w:szCs w:val="24"/>
              </w:rPr>
              <w:t xml:space="preserve"> Temperature </w:t>
            </w:r>
            <w:r w:rsidRPr="00E603DE">
              <w:rPr>
                <w:rStyle w:val="label"/>
                <w:rFonts w:ascii="Times New Roman" w:hAnsi="Times New Roman" w:cs="Times New Roman"/>
                <w:sz w:val="24"/>
                <w:szCs w:val="24"/>
              </w:rPr>
              <w:t>(±SD)</w:t>
            </w:r>
          </w:p>
        </w:tc>
        <w:tc>
          <w:tcPr>
            <w:tcW w:w="2160" w:type="dxa"/>
            <w:tcPrChange w:id="272" w:author="Mohammad Nayeem Hasan" w:date="2024-11-01T04:01:00Z" w16du:dateUtc="2024-10-31T22:01:00Z">
              <w:tcPr>
                <w:tcW w:w="1979" w:type="dxa"/>
              </w:tcPr>
            </w:tcPrChange>
          </w:tcPr>
          <w:p w14:paraId="582086F2" w14:textId="77777777" w:rsidR="009B0EAE" w:rsidRPr="00E603DE" w:rsidRDefault="009B0EAE">
            <w:pPr>
              <w:spacing w:line="360" w:lineRule="auto"/>
              <w:jc w:val="both"/>
              <w:rPr>
                <w:ins w:id="273" w:author="Mohammad Nayeem Hasan" w:date="2024-10-30T04:03:00Z"/>
                <w:rFonts w:ascii="Times New Roman" w:hAnsi="Times New Roman" w:cs="Times New Roman"/>
                <w:sz w:val="24"/>
                <w:szCs w:val="24"/>
              </w:rPr>
              <w:pPrChange w:id="274" w:author="Mohammad Nayeem Hasan" w:date="2024-11-01T03:11:00Z" w16du:dateUtc="2024-10-31T21:11:00Z">
                <w:pPr>
                  <w:jc w:val="both"/>
                </w:pPr>
              </w:pPrChange>
            </w:pPr>
            <w:ins w:id="275" w:author="Mohammad Nayeem Hasan" w:date="2024-10-30T04:03:00Z">
              <w:r w:rsidRPr="00E603DE">
                <w:rPr>
                  <w:rFonts w:ascii="Times New Roman" w:hAnsi="Times New Roman" w:cs="Times New Roman"/>
                  <w:sz w:val="24"/>
                  <w:szCs w:val="24"/>
                </w:rPr>
                <w:t>25.39</w:t>
              </w:r>
            </w:ins>
            <w:del w:id="276" w:author="Mohammad Nayeem Hasan" w:date="2024-10-30T04:03:00Z" w16du:dateUtc="2024-10-29T22:03:00Z">
              <w:r w:rsidR="004B7308" w:rsidRPr="00E603DE" w:rsidDel="009B0EAE">
                <w:rPr>
                  <w:rFonts w:ascii="Times New Roman" w:hAnsi="Times New Roman" w:cs="Times New Roman"/>
                  <w:sz w:val="24"/>
                  <w:szCs w:val="24"/>
                </w:rPr>
                <w:delText>26.62</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77" w:author="Mohammad Nayeem Hasan" w:date="2024-10-30T04:03:00Z">
              <w:r w:rsidRPr="00E603DE">
                <w:rPr>
                  <w:rFonts w:ascii="Times New Roman" w:hAnsi="Times New Roman" w:cs="Times New Roman"/>
                  <w:sz w:val="24"/>
                  <w:szCs w:val="24"/>
                </w:rPr>
                <w:t>0.23</w:t>
              </w:r>
            </w:ins>
          </w:p>
          <w:p w14:paraId="23BC7133" w14:textId="72E5E65A" w:rsidR="004B7308" w:rsidRPr="00E603DE" w:rsidRDefault="004B7308">
            <w:pPr>
              <w:spacing w:line="360" w:lineRule="auto"/>
              <w:jc w:val="both"/>
              <w:rPr>
                <w:rFonts w:ascii="Times New Roman" w:hAnsi="Times New Roman" w:cs="Times New Roman"/>
                <w:sz w:val="24"/>
                <w:szCs w:val="24"/>
              </w:rPr>
              <w:pPrChange w:id="278" w:author="Mohammad Nayeem Hasan" w:date="2024-11-01T03:11:00Z" w16du:dateUtc="2024-10-31T21:11:00Z">
                <w:pPr>
                  <w:jc w:val="both"/>
                </w:pPr>
              </w:pPrChange>
            </w:pPr>
            <w:del w:id="279" w:author="Mohammad Nayeem Hasan" w:date="2024-10-30T04:03:00Z" w16du:dateUtc="2024-10-29T22:03:00Z">
              <w:r w:rsidRPr="00E603DE" w:rsidDel="009B0EAE">
                <w:rPr>
                  <w:rFonts w:ascii="Times New Roman" w:hAnsi="Times New Roman" w:cs="Times New Roman"/>
                  <w:sz w:val="24"/>
                  <w:szCs w:val="24"/>
                </w:rPr>
                <w:delText>3.82</w:delText>
              </w:r>
            </w:del>
          </w:p>
        </w:tc>
        <w:tc>
          <w:tcPr>
            <w:tcW w:w="2250" w:type="dxa"/>
            <w:tcPrChange w:id="280" w:author="Mohammad Nayeem Hasan" w:date="2024-11-01T04:01:00Z" w16du:dateUtc="2024-10-31T22:01:00Z">
              <w:tcPr>
                <w:tcW w:w="2315" w:type="dxa"/>
                <w:gridSpan w:val="2"/>
              </w:tcPr>
            </w:tcPrChange>
          </w:tcPr>
          <w:p w14:paraId="452E9EA7" w14:textId="77777777" w:rsidR="009B0EAE" w:rsidRPr="00E603DE" w:rsidRDefault="009B0EAE">
            <w:pPr>
              <w:spacing w:line="360" w:lineRule="auto"/>
              <w:jc w:val="both"/>
              <w:rPr>
                <w:ins w:id="281" w:author="Mohammad Nayeem Hasan" w:date="2024-10-30T04:04:00Z"/>
                <w:rFonts w:ascii="Times New Roman" w:hAnsi="Times New Roman" w:cs="Times New Roman"/>
                <w:sz w:val="24"/>
                <w:szCs w:val="24"/>
              </w:rPr>
              <w:pPrChange w:id="282" w:author="Mohammad Nayeem Hasan" w:date="2024-11-01T03:11:00Z" w16du:dateUtc="2024-10-31T21:11:00Z">
                <w:pPr>
                  <w:jc w:val="both"/>
                </w:pPr>
              </w:pPrChange>
            </w:pPr>
            <w:ins w:id="283" w:author="Mohammad Nayeem Hasan" w:date="2024-10-30T04:03:00Z">
              <w:r w:rsidRPr="00E603DE">
                <w:rPr>
                  <w:rFonts w:ascii="Times New Roman" w:hAnsi="Times New Roman" w:cs="Times New Roman"/>
                  <w:sz w:val="24"/>
                  <w:szCs w:val="24"/>
                </w:rPr>
                <w:t>25.54</w:t>
              </w:r>
            </w:ins>
            <w:del w:id="284" w:author="Mohammad Nayeem Hasan" w:date="2024-10-30T04:03:00Z" w16du:dateUtc="2024-10-29T22:03:00Z">
              <w:r w:rsidR="004B7308" w:rsidRPr="00E603DE" w:rsidDel="009B0EAE">
                <w:rPr>
                  <w:rFonts w:ascii="Times New Roman" w:hAnsi="Times New Roman" w:cs="Times New Roman"/>
                  <w:sz w:val="24"/>
                  <w:szCs w:val="24"/>
                </w:rPr>
                <w:delText>30.28</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85" w:author="Mohammad Nayeem Hasan" w:date="2024-10-30T04:04:00Z">
              <w:r w:rsidRPr="00E603DE">
                <w:rPr>
                  <w:rFonts w:ascii="Times New Roman" w:hAnsi="Times New Roman" w:cs="Times New Roman"/>
                  <w:sz w:val="24"/>
                  <w:szCs w:val="24"/>
                </w:rPr>
                <w:t>0.46</w:t>
              </w:r>
            </w:ins>
          </w:p>
          <w:p w14:paraId="0F4F8620" w14:textId="28894755" w:rsidR="004B7308" w:rsidRPr="00E603DE" w:rsidRDefault="004B7308">
            <w:pPr>
              <w:spacing w:line="360" w:lineRule="auto"/>
              <w:jc w:val="both"/>
              <w:rPr>
                <w:rFonts w:ascii="Times New Roman" w:hAnsi="Times New Roman" w:cs="Times New Roman"/>
                <w:sz w:val="24"/>
                <w:szCs w:val="24"/>
              </w:rPr>
              <w:pPrChange w:id="286" w:author="Mohammad Nayeem Hasan" w:date="2024-11-01T03:11:00Z" w16du:dateUtc="2024-10-31T21:11:00Z">
                <w:pPr>
                  <w:jc w:val="both"/>
                </w:pPr>
              </w:pPrChange>
            </w:pPr>
            <w:del w:id="287" w:author="Mohammad Nayeem Hasan" w:date="2024-10-30T04:04:00Z" w16du:dateUtc="2024-10-29T22:04:00Z">
              <w:r w:rsidRPr="00E603DE" w:rsidDel="009B0EAE">
                <w:rPr>
                  <w:rFonts w:ascii="Times New Roman" w:hAnsi="Times New Roman" w:cs="Times New Roman"/>
                  <w:sz w:val="24"/>
                  <w:szCs w:val="24"/>
                </w:rPr>
                <w:delText>38.76</w:delText>
              </w:r>
            </w:del>
          </w:p>
        </w:tc>
        <w:tc>
          <w:tcPr>
            <w:tcW w:w="2250" w:type="dxa"/>
            <w:tcPrChange w:id="288" w:author="Mohammad Nayeem Hasan" w:date="2024-11-01T04:01:00Z" w16du:dateUtc="2024-10-31T22:01:00Z">
              <w:tcPr>
                <w:tcW w:w="2340" w:type="dxa"/>
                <w:gridSpan w:val="2"/>
              </w:tcPr>
            </w:tcPrChange>
          </w:tcPr>
          <w:p w14:paraId="300C399A" w14:textId="77777777" w:rsidR="009B0EAE" w:rsidRPr="00E603DE" w:rsidRDefault="009B0EAE">
            <w:pPr>
              <w:spacing w:line="360" w:lineRule="auto"/>
              <w:jc w:val="both"/>
              <w:rPr>
                <w:ins w:id="289" w:author="Mohammad Nayeem Hasan" w:date="2024-10-30T04:03:00Z"/>
                <w:rFonts w:ascii="Times New Roman" w:hAnsi="Times New Roman" w:cs="Times New Roman"/>
                <w:sz w:val="24"/>
                <w:szCs w:val="24"/>
              </w:rPr>
              <w:pPrChange w:id="290" w:author="Mohammad Nayeem Hasan" w:date="2024-11-01T03:11:00Z" w16du:dateUtc="2024-10-31T21:11:00Z">
                <w:pPr>
                  <w:jc w:val="both"/>
                </w:pPr>
              </w:pPrChange>
            </w:pPr>
            <w:ins w:id="291" w:author="Mohammad Nayeem Hasan" w:date="2024-10-30T04:03:00Z">
              <w:r w:rsidRPr="00E603DE">
                <w:rPr>
                  <w:rFonts w:ascii="Times New Roman" w:hAnsi="Times New Roman" w:cs="Times New Roman"/>
                  <w:sz w:val="24"/>
                  <w:szCs w:val="24"/>
                </w:rPr>
                <w:t>25.48</w:t>
              </w:r>
            </w:ins>
            <w:del w:id="292" w:author="Mohammad Nayeem Hasan" w:date="2024-10-30T04:03:00Z" w16du:dateUtc="2024-10-29T22:03:00Z">
              <w:r w:rsidR="004B7308" w:rsidRPr="00E603DE" w:rsidDel="009B0EAE">
                <w:rPr>
                  <w:rFonts w:ascii="Times New Roman" w:hAnsi="Times New Roman" w:cs="Times New Roman"/>
                  <w:sz w:val="24"/>
                  <w:szCs w:val="24"/>
                </w:rPr>
                <w:delText>28.72</w:delText>
              </w:r>
            </w:del>
            <w:r w:rsidR="004B7308" w:rsidRPr="00E603DE">
              <w:rPr>
                <w:rFonts w:ascii="Times New Roman" w:hAnsi="Times New Roman" w:cs="Times New Roman"/>
                <w:sz w:val="24"/>
                <w:szCs w:val="24"/>
              </w:rPr>
              <w:t xml:space="preserve"> </w:t>
            </w:r>
            <w:r w:rsidR="004B7308" w:rsidRPr="00E603DE">
              <w:rPr>
                <w:rStyle w:val="label"/>
                <w:rFonts w:ascii="Times New Roman" w:hAnsi="Times New Roman" w:cs="Times New Roman"/>
                <w:sz w:val="24"/>
                <w:szCs w:val="24"/>
              </w:rPr>
              <w:t xml:space="preserve">± </w:t>
            </w:r>
            <w:ins w:id="293" w:author="Mohammad Nayeem Hasan" w:date="2024-10-30T04:03:00Z">
              <w:r w:rsidRPr="00E603DE">
                <w:rPr>
                  <w:rFonts w:ascii="Times New Roman" w:hAnsi="Times New Roman" w:cs="Times New Roman"/>
                  <w:sz w:val="24"/>
                  <w:szCs w:val="24"/>
                </w:rPr>
                <w:t>0.38</w:t>
              </w:r>
            </w:ins>
          </w:p>
          <w:p w14:paraId="78D92FDF" w14:textId="600A8FAD" w:rsidR="004B7308" w:rsidRPr="00E603DE" w:rsidRDefault="004B7308">
            <w:pPr>
              <w:spacing w:line="360" w:lineRule="auto"/>
              <w:jc w:val="both"/>
              <w:rPr>
                <w:rFonts w:ascii="Times New Roman" w:hAnsi="Times New Roman" w:cs="Times New Roman"/>
                <w:sz w:val="24"/>
                <w:szCs w:val="24"/>
              </w:rPr>
              <w:pPrChange w:id="294" w:author="Mohammad Nayeem Hasan" w:date="2024-11-01T03:11:00Z" w16du:dateUtc="2024-10-31T21:11:00Z">
                <w:pPr>
                  <w:jc w:val="both"/>
                </w:pPr>
              </w:pPrChange>
            </w:pPr>
            <w:del w:id="295" w:author="Mohammad Nayeem Hasan" w:date="2024-10-30T04:03:00Z" w16du:dateUtc="2024-10-29T22:03:00Z">
              <w:r w:rsidRPr="00E603DE" w:rsidDel="009B0EAE">
                <w:rPr>
                  <w:rFonts w:ascii="Times New Roman" w:hAnsi="Times New Roman" w:cs="Times New Roman"/>
                  <w:sz w:val="24"/>
                  <w:szCs w:val="24"/>
                </w:rPr>
                <w:delText>29.46</w:delText>
              </w:r>
            </w:del>
          </w:p>
        </w:tc>
        <w:tc>
          <w:tcPr>
            <w:tcW w:w="985" w:type="dxa"/>
            <w:tcPrChange w:id="296" w:author="Mohammad Nayeem Hasan" w:date="2024-11-01T04:01:00Z" w16du:dateUtc="2024-10-31T22:01:00Z">
              <w:tcPr>
                <w:tcW w:w="985" w:type="dxa"/>
              </w:tcPr>
            </w:tcPrChange>
          </w:tcPr>
          <w:p w14:paraId="3F0E6B55" w14:textId="2392F886" w:rsidR="004B7308" w:rsidRPr="00E603DE" w:rsidRDefault="009435CB">
            <w:pPr>
              <w:spacing w:line="360" w:lineRule="auto"/>
              <w:jc w:val="both"/>
              <w:rPr>
                <w:rFonts w:ascii="Times New Roman" w:hAnsi="Times New Roman" w:cs="Times New Roman"/>
                <w:sz w:val="24"/>
                <w:szCs w:val="24"/>
              </w:rPr>
              <w:pPrChange w:id="297" w:author="Mohammad Nayeem Hasan" w:date="2024-11-01T03:11:00Z" w16du:dateUtc="2024-10-31T21:11:00Z">
                <w:pPr>
                  <w:jc w:val="both"/>
                </w:pPr>
              </w:pPrChange>
            </w:pPr>
            <w:ins w:id="298" w:author="Mohammad Nayeem Hasan" w:date="2024-10-30T04:04:00Z">
              <w:r w:rsidRPr="00E603DE">
                <w:rPr>
                  <w:rFonts w:ascii="Times New Roman" w:hAnsi="Times New Roman" w:cs="Times New Roman"/>
                  <w:sz w:val="24"/>
                  <w:szCs w:val="24"/>
                </w:rPr>
                <w:t>0.37</w:t>
              </w:r>
            </w:ins>
            <w:ins w:id="299" w:author="Mohammad Nayeem Hasan" w:date="2024-10-30T04:04:00Z" w16du:dateUtc="2024-10-29T22:04:00Z">
              <w:r w:rsidRPr="00E603DE">
                <w:rPr>
                  <w:rFonts w:ascii="Times New Roman" w:hAnsi="Times New Roman" w:cs="Times New Roman"/>
                  <w:sz w:val="24"/>
                  <w:szCs w:val="24"/>
                </w:rPr>
                <w:t>4</w:t>
              </w:r>
            </w:ins>
            <w:del w:id="300" w:author="Mohammad Nayeem Hasan" w:date="2024-10-30T04:04:00Z" w16du:dateUtc="2024-10-29T22:04:00Z">
              <w:r w:rsidR="007C7F0B" w:rsidRPr="00E603DE" w:rsidDel="009435CB">
                <w:rPr>
                  <w:rFonts w:ascii="Times New Roman" w:hAnsi="Times New Roman" w:cs="Times New Roman"/>
                  <w:sz w:val="24"/>
                  <w:szCs w:val="24"/>
                </w:rPr>
                <w:delText>0.289</w:delText>
              </w:r>
            </w:del>
          </w:p>
        </w:tc>
      </w:tr>
    </w:tbl>
    <w:commentRangeEnd w:id="265"/>
    <w:p w14:paraId="4C2C9933" w14:textId="77777777" w:rsidR="00255030" w:rsidRPr="00E603DE" w:rsidRDefault="005350EA">
      <w:pPr>
        <w:spacing w:after="0" w:line="360" w:lineRule="auto"/>
        <w:jc w:val="both"/>
        <w:rPr>
          <w:rFonts w:ascii="Times New Roman" w:hAnsi="Times New Roman" w:cs="Times New Roman"/>
          <w:sz w:val="24"/>
          <w:szCs w:val="24"/>
        </w:rPr>
        <w:pPrChange w:id="301" w:author="Mohammad Nayeem Hasan" w:date="2024-11-01T03:11:00Z" w16du:dateUtc="2024-10-31T21:11:00Z">
          <w:pPr>
            <w:jc w:val="both"/>
          </w:pPr>
        </w:pPrChange>
      </w:pPr>
      <w:r w:rsidRPr="00E603DE">
        <w:rPr>
          <w:rStyle w:val="CommentReference"/>
          <w:rFonts w:ascii="Times New Roman" w:hAnsi="Times New Roman" w:cs="Times New Roman"/>
          <w:rPrChange w:id="302" w:author="Mohammad Nayeem Hasan" w:date="2024-11-01T15:54:00Z" w16du:dateUtc="2024-11-01T09:54:00Z">
            <w:rPr>
              <w:rStyle w:val="CommentReference"/>
            </w:rPr>
          </w:rPrChange>
        </w:rPr>
        <w:commentReference w:id="265"/>
      </w:r>
    </w:p>
    <w:p w14:paraId="1E2E2E45" w14:textId="10AD9018" w:rsidR="00163C9A" w:rsidRPr="00E603DE" w:rsidDel="0084136A" w:rsidRDefault="0059255C">
      <w:pPr>
        <w:spacing w:after="0" w:line="360" w:lineRule="auto"/>
        <w:jc w:val="both"/>
        <w:rPr>
          <w:del w:id="303" w:author="Mohammad Nayeem Hasan" w:date="2024-11-01T04:06:00Z" w16du:dateUtc="2024-10-31T22:06:00Z"/>
          <w:rFonts w:ascii="Times New Roman" w:hAnsi="Times New Roman" w:cs="Times New Roman"/>
          <w:sz w:val="24"/>
          <w:szCs w:val="24"/>
        </w:rPr>
        <w:pPrChange w:id="304" w:author="Mohammad Nayeem Hasan" w:date="2024-11-01T03:11:00Z" w16du:dateUtc="2024-10-31T21:11:00Z">
          <w:pPr>
            <w:jc w:val="both"/>
          </w:pPr>
        </w:pPrChange>
      </w:pPr>
      <w:r w:rsidRPr="00E603DE">
        <w:rPr>
          <w:rFonts w:ascii="Times New Roman" w:hAnsi="Times New Roman" w:cs="Times New Roman"/>
          <w:sz w:val="24"/>
          <w:szCs w:val="24"/>
        </w:rPr>
        <w:t xml:space="preserve">Between 2006 and 2024, </w:t>
      </w:r>
      <w:r w:rsidR="001259E2" w:rsidRPr="00E603DE">
        <w:rPr>
          <w:rFonts w:ascii="Times New Roman" w:hAnsi="Times New Roman" w:cs="Times New Roman"/>
          <w:sz w:val="24"/>
          <w:szCs w:val="24"/>
        </w:rPr>
        <w:t xml:space="preserve">there were a total of 1,902 rabies cases, </w:t>
      </w:r>
      <w:ins w:id="305" w:author="Mohammad Nayeem Hasan" w:date="2024-11-01T03:58:00Z" w16du:dateUtc="2024-10-31T21:58:00Z">
        <w:r w:rsidR="003A62FB" w:rsidRPr="00E603DE">
          <w:rPr>
            <w:rFonts w:ascii="Times New Roman" w:hAnsi="Times New Roman" w:cs="Times New Roman"/>
            <w:sz w:val="24"/>
            <w:szCs w:val="24"/>
          </w:rPr>
          <w:t>with </w:t>
        </w:r>
      </w:ins>
      <w:ins w:id="306" w:author="Mohammad Nayeem Hasan" w:date="2024-11-01T03:59:00Z" w16du:dateUtc="2024-10-31T21:59:00Z">
        <w:r w:rsidR="003A62FB" w:rsidRPr="00E603DE">
          <w:rPr>
            <w:rFonts w:ascii="Times New Roman" w:hAnsi="Times New Roman" w:cs="Times New Roman"/>
            <w:sz w:val="24"/>
            <w:szCs w:val="24"/>
          </w:rPr>
          <w:t xml:space="preserve">annual </w:t>
        </w:r>
      </w:ins>
      <w:ins w:id="307" w:author="Mohammad Nayeem Hasan" w:date="2024-11-01T03:57:00Z" w16du:dateUtc="2024-10-31T21:57:00Z">
        <w:r w:rsidR="003A62FB" w:rsidRPr="00E603DE">
          <w:rPr>
            <w:rFonts w:ascii="Times New Roman" w:hAnsi="Times New Roman" w:cs="Times New Roman"/>
            <w:sz w:val="24"/>
            <w:szCs w:val="24"/>
          </w:rPr>
          <w:t xml:space="preserve">mean </w:t>
        </w:r>
      </w:ins>
      <w:del w:id="308" w:author="Mohammad Nayeem Hasan" w:date="2024-11-01T03:57:00Z" w16du:dateUtc="2024-10-31T21:57:00Z">
        <w:r w:rsidR="001259E2" w:rsidRPr="00E603DE" w:rsidDel="003A62FB">
          <w:rPr>
            <w:rFonts w:ascii="Times New Roman" w:hAnsi="Times New Roman" w:cs="Times New Roman"/>
            <w:sz w:val="24"/>
            <w:szCs w:val="24"/>
          </w:rPr>
          <w:delText>averaging 7.45</w:delText>
        </w:r>
      </w:del>
      <w:del w:id="309" w:author="Mohammad Nayeem Hasan" w:date="2024-11-01T03:59:00Z" w16du:dateUtc="2024-10-31T21:59:00Z">
        <w:r w:rsidR="001259E2" w:rsidRPr="00E603DE" w:rsidDel="003A62FB">
          <w:rPr>
            <w:rFonts w:ascii="Times New Roman" w:hAnsi="Times New Roman" w:cs="Times New Roman"/>
            <w:sz w:val="24"/>
            <w:szCs w:val="24"/>
          </w:rPr>
          <w:delText xml:space="preserve"> </w:delText>
        </w:r>
      </w:del>
      <w:r w:rsidR="001259E2" w:rsidRPr="00E603DE">
        <w:rPr>
          <w:rFonts w:ascii="Times New Roman" w:hAnsi="Times New Roman" w:cs="Times New Roman"/>
          <w:sz w:val="24"/>
          <w:szCs w:val="24"/>
        </w:rPr>
        <w:t xml:space="preserve">cases </w:t>
      </w:r>
      <w:ins w:id="310" w:author="Mohammad Nayeem Hasan" w:date="2024-11-01T03:58:00Z" w16du:dateUtc="2024-10-31T21:58:00Z">
        <w:r w:rsidR="003A62FB" w:rsidRPr="00E603DE">
          <w:rPr>
            <w:rFonts w:ascii="Times New Roman" w:hAnsi="Times New Roman" w:cs="Times New Roman"/>
            <w:sz w:val="24"/>
            <w:szCs w:val="24"/>
          </w:rPr>
          <w:t xml:space="preserve">of 88.26 </w:t>
        </w:r>
      </w:ins>
      <w:del w:id="311" w:author="Mohammad Nayeem Hasan" w:date="2024-11-01T03:57:00Z" w16du:dateUtc="2024-10-31T21:57:00Z">
        <w:r w:rsidR="001259E2" w:rsidRPr="00E603DE" w:rsidDel="003A62FB">
          <w:rPr>
            <w:rFonts w:ascii="Times New Roman" w:hAnsi="Times New Roman" w:cs="Times New Roman"/>
            <w:sz w:val="24"/>
            <w:szCs w:val="24"/>
          </w:rPr>
          <w:delText xml:space="preserve">per month </w:delText>
        </w:r>
      </w:del>
      <w:r w:rsidR="001259E2" w:rsidRPr="00E603DE">
        <w:rPr>
          <w:rFonts w:ascii="Times New Roman" w:hAnsi="Times New Roman" w:cs="Times New Roman"/>
          <w:sz w:val="24"/>
          <w:szCs w:val="24"/>
        </w:rPr>
        <w:t>(standard deviation</w:t>
      </w:r>
      <w:ins w:id="312" w:author="Mohammad Nayeem Hasan" w:date="2024-11-01T03:58:00Z" w16du:dateUtc="2024-10-31T21:58:00Z">
        <w:r w:rsidR="003A62FB" w:rsidRPr="00E603DE">
          <w:rPr>
            <w:rFonts w:ascii="Times New Roman" w:hAnsi="Times New Roman" w:cs="Times New Roman"/>
            <w:sz w:val="24"/>
            <w:szCs w:val="24"/>
          </w:rPr>
          <w:t xml:space="preserve"> (SD)</w:t>
        </w:r>
      </w:ins>
      <w:r w:rsidR="001259E2" w:rsidRPr="00E603DE">
        <w:rPr>
          <w:rFonts w:ascii="Times New Roman" w:hAnsi="Times New Roman" w:cs="Times New Roman"/>
          <w:sz w:val="24"/>
          <w:szCs w:val="24"/>
        </w:rPr>
        <w:t>: 4</w:t>
      </w:r>
      <w:ins w:id="313" w:author="Mohammad Nayeem Hasan" w:date="2024-11-01T03:58:00Z" w16du:dateUtc="2024-10-31T21:58:00Z">
        <w:r w:rsidR="003A62FB" w:rsidRPr="00E603DE">
          <w:rPr>
            <w:rFonts w:ascii="Times New Roman" w:hAnsi="Times New Roman" w:cs="Times New Roman"/>
            <w:sz w:val="24"/>
            <w:szCs w:val="24"/>
          </w:rPr>
          <w:t>7</w:t>
        </w:r>
      </w:ins>
      <w:r w:rsidR="001259E2" w:rsidRPr="00E603DE">
        <w:rPr>
          <w:rFonts w:ascii="Times New Roman" w:hAnsi="Times New Roman" w:cs="Times New Roman"/>
          <w:sz w:val="24"/>
          <w:szCs w:val="24"/>
        </w:rPr>
        <w:t>.</w:t>
      </w:r>
      <w:ins w:id="314" w:author="Mohammad Nayeem Hasan" w:date="2024-11-01T03:58:00Z" w16du:dateUtc="2024-10-31T21:58:00Z">
        <w:r w:rsidR="003A62FB" w:rsidRPr="00E603DE">
          <w:rPr>
            <w:rFonts w:ascii="Times New Roman" w:hAnsi="Times New Roman" w:cs="Times New Roman"/>
            <w:sz w:val="24"/>
            <w:szCs w:val="24"/>
          </w:rPr>
          <w:t>5</w:t>
        </w:r>
      </w:ins>
      <w:del w:id="315" w:author="Mohammad Nayeem Hasan" w:date="2024-11-01T03:58:00Z" w16du:dateUtc="2024-10-31T21:58:00Z">
        <w:r w:rsidR="001259E2" w:rsidRPr="00E603DE" w:rsidDel="003A62FB">
          <w:rPr>
            <w:rFonts w:ascii="Times New Roman" w:hAnsi="Times New Roman" w:cs="Times New Roman"/>
            <w:sz w:val="24"/>
            <w:szCs w:val="24"/>
          </w:rPr>
          <w:delText>6</w:delText>
        </w:r>
      </w:del>
      <w:r w:rsidR="001259E2" w:rsidRPr="00E603DE">
        <w:rPr>
          <w:rFonts w:ascii="Times New Roman" w:hAnsi="Times New Roman" w:cs="Times New Roman"/>
          <w:sz w:val="24"/>
          <w:szCs w:val="24"/>
        </w:rPr>
        <w:t xml:space="preserve">8). From 2006 to 2013, there were 1135 cases, with </w:t>
      </w:r>
      <w:ins w:id="316" w:author="Mohammad Nayeem Hasan" w:date="2024-11-01T03:59:00Z" w16du:dateUtc="2024-10-31T21:59:00Z">
        <w:r w:rsidR="003A62FB" w:rsidRPr="00E603DE">
          <w:rPr>
            <w:rFonts w:ascii="Times New Roman" w:hAnsi="Times New Roman" w:cs="Times New Roman"/>
            <w:sz w:val="24"/>
            <w:szCs w:val="24"/>
          </w:rPr>
          <w:t xml:space="preserve">an annual </w:t>
        </w:r>
      </w:ins>
      <w:del w:id="317" w:author="Mohammad Nayeem Hasan" w:date="2024-11-01T03:59:00Z" w16du:dateUtc="2024-10-31T21:59:00Z">
        <w:r w:rsidR="001259E2" w:rsidRPr="00E603DE" w:rsidDel="003A62FB">
          <w:rPr>
            <w:rFonts w:ascii="Times New Roman" w:hAnsi="Times New Roman" w:cs="Times New Roman"/>
            <w:sz w:val="24"/>
            <w:szCs w:val="24"/>
          </w:rPr>
          <w:delText xml:space="preserve">a monthly average </w:delText>
        </w:r>
      </w:del>
      <w:ins w:id="318" w:author="Mohammad Nayeem Hasan" w:date="2024-11-01T03:59:00Z" w16du:dateUtc="2024-10-31T21:59:00Z">
        <w:r w:rsidR="003A62FB" w:rsidRPr="00E603DE">
          <w:rPr>
            <w:rFonts w:ascii="Times New Roman" w:hAnsi="Times New Roman" w:cs="Times New Roman"/>
            <w:sz w:val="24"/>
            <w:szCs w:val="24"/>
          </w:rPr>
          <w:t xml:space="preserve">mean </w:t>
        </w:r>
      </w:ins>
      <w:r w:rsidR="001259E2" w:rsidRPr="00E603DE">
        <w:rPr>
          <w:rFonts w:ascii="Times New Roman" w:hAnsi="Times New Roman" w:cs="Times New Roman"/>
          <w:sz w:val="24"/>
          <w:szCs w:val="24"/>
        </w:rPr>
        <w:t xml:space="preserve">of </w:t>
      </w:r>
      <w:ins w:id="319" w:author="Mohammad Nayeem Hasan" w:date="2024-11-01T03:58:00Z" w16du:dateUtc="2024-10-31T21:58:00Z">
        <w:r w:rsidR="003A62FB" w:rsidRPr="00E603DE">
          <w:rPr>
            <w:rFonts w:ascii="Times New Roman" w:hAnsi="Times New Roman" w:cs="Times New Roman"/>
            <w:sz w:val="24"/>
            <w:szCs w:val="24"/>
          </w:rPr>
          <w:t>129.88</w:t>
        </w:r>
      </w:ins>
      <w:del w:id="320" w:author="Mohammad Nayeem Hasan" w:date="2024-11-01T03:58:00Z" w16du:dateUtc="2024-10-31T21:58:00Z">
        <w:r w:rsidR="001259E2" w:rsidRPr="00E603DE" w:rsidDel="003A62FB">
          <w:rPr>
            <w:rFonts w:ascii="Times New Roman" w:hAnsi="Times New Roman" w:cs="Times New Roman"/>
            <w:sz w:val="24"/>
            <w:szCs w:val="24"/>
          </w:rPr>
          <w:delText>10.82</w:delText>
        </w:r>
      </w:del>
      <w:r w:rsidR="001259E2" w:rsidRPr="00E603DE">
        <w:rPr>
          <w:rFonts w:ascii="Times New Roman" w:hAnsi="Times New Roman" w:cs="Times New Roman"/>
          <w:sz w:val="24"/>
          <w:szCs w:val="24"/>
        </w:rPr>
        <w:t xml:space="preserve"> cases (</w:t>
      </w:r>
      <w:ins w:id="321" w:author="Mohammad Nayeem Hasan" w:date="2024-11-01T03:58:00Z" w16du:dateUtc="2024-10-31T21:58:00Z">
        <w:r w:rsidR="003A62FB" w:rsidRPr="00E603DE">
          <w:rPr>
            <w:rFonts w:ascii="Times New Roman" w:hAnsi="Times New Roman" w:cs="Times New Roman"/>
            <w:sz w:val="24"/>
            <w:szCs w:val="24"/>
          </w:rPr>
          <w:t>SD</w:t>
        </w:r>
      </w:ins>
      <w:del w:id="322" w:author="Mohammad Nayeem Hasan" w:date="2024-11-01T03:58:00Z" w16du:dateUtc="2024-10-31T21:58:00Z">
        <w:r w:rsidR="001259E2" w:rsidRPr="00E603DE" w:rsidDel="003A62FB">
          <w:rPr>
            <w:rFonts w:ascii="Times New Roman" w:hAnsi="Times New Roman" w:cs="Times New Roman"/>
            <w:sz w:val="24"/>
            <w:szCs w:val="24"/>
          </w:rPr>
          <w:delText>standard deviation</w:delText>
        </w:r>
      </w:del>
      <w:r w:rsidR="001259E2" w:rsidRPr="00E603DE">
        <w:rPr>
          <w:rFonts w:ascii="Times New Roman" w:hAnsi="Times New Roman" w:cs="Times New Roman"/>
          <w:sz w:val="24"/>
          <w:szCs w:val="24"/>
        </w:rPr>
        <w:t xml:space="preserve">: </w:t>
      </w:r>
      <w:ins w:id="323" w:author="Mohammad Nayeem Hasan" w:date="2024-11-01T03:59:00Z" w16du:dateUtc="2024-10-31T21:59:00Z">
        <w:r w:rsidR="003A62FB" w:rsidRPr="00E603DE">
          <w:rPr>
            <w:rFonts w:ascii="Times New Roman" w:hAnsi="Times New Roman" w:cs="Times New Roman"/>
            <w:sz w:val="24"/>
            <w:szCs w:val="24"/>
          </w:rPr>
          <w:t>39.23</w:t>
        </w:r>
      </w:ins>
      <w:del w:id="324" w:author="Mohammad Nayeem Hasan" w:date="2024-11-01T03:58:00Z" w16du:dateUtc="2024-10-31T21:58:00Z">
        <w:r w:rsidR="001259E2" w:rsidRPr="00E603DE" w:rsidDel="003A62FB">
          <w:rPr>
            <w:rFonts w:ascii="Times New Roman" w:hAnsi="Times New Roman" w:cs="Times New Roman"/>
            <w:sz w:val="24"/>
            <w:szCs w:val="24"/>
          </w:rPr>
          <w:delText>4.68</w:delText>
        </w:r>
      </w:del>
      <w:r w:rsidR="001259E2" w:rsidRPr="00E603DE">
        <w:rPr>
          <w:rFonts w:ascii="Times New Roman" w:hAnsi="Times New Roman" w:cs="Times New Roman"/>
          <w:sz w:val="24"/>
          <w:szCs w:val="24"/>
        </w:rPr>
        <w:t>). In the period from 2014 to 2024, there were 767 cases, resulting in a</w:t>
      </w:r>
      <w:ins w:id="325" w:author="Mohammad Nayeem Hasan" w:date="2024-11-01T04:00:00Z" w16du:dateUtc="2024-10-31T22:00:00Z">
        <w:r w:rsidR="003A62FB" w:rsidRPr="00E603DE">
          <w:rPr>
            <w:rFonts w:ascii="Times New Roman" w:hAnsi="Times New Roman" w:cs="Times New Roman"/>
            <w:sz w:val="24"/>
            <w:szCs w:val="24"/>
          </w:rPr>
          <w:t>n</w:t>
        </w:r>
      </w:ins>
      <w:r w:rsidR="001259E2" w:rsidRPr="00E603DE">
        <w:rPr>
          <w:rFonts w:ascii="Times New Roman" w:hAnsi="Times New Roman" w:cs="Times New Roman"/>
          <w:sz w:val="24"/>
          <w:szCs w:val="24"/>
        </w:rPr>
        <w:t xml:space="preserve"> </w:t>
      </w:r>
      <w:ins w:id="326" w:author="Mohammad Nayeem Hasan" w:date="2024-11-01T03:59:00Z" w16du:dateUtc="2024-10-31T21:59:00Z">
        <w:r w:rsidR="003A62FB" w:rsidRPr="00E603DE">
          <w:rPr>
            <w:rFonts w:ascii="Times New Roman" w:hAnsi="Times New Roman" w:cs="Times New Roman"/>
            <w:sz w:val="24"/>
            <w:szCs w:val="24"/>
          </w:rPr>
          <w:t>annual</w:t>
        </w:r>
      </w:ins>
      <w:del w:id="327" w:author="Mohammad Nayeem Hasan" w:date="2024-11-01T03:59:00Z" w16du:dateUtc="2024-10-31T21:59:00Z">
        <w:r w:rsidR="001259E2" w:rsidRPr="00E603DE" w:rsidDel="003A62FB">
          <w:rPr>
            <w:rFonts w:ascii="Times New Roman" w:hAnsi="Times New Roman" w:cs="Times New Roman"/>
            <w:sz w:val="24"/>
            <w:szCs w:val="24"/>
          </w:rPr>
          <w:delText>monthly average</w:delText>
        </w:r>
      </w:del>
      <w:r w:rsidR="001259E2" w:rsidRPr="00E603DE">
        <w:rPr>
          <w:rFonts w:ascii="Times New Roman" w:hAnsi="Times New Roman" w:cs="Times New Roman"/>
          <w:sz w:val="24"/>
          <w:szCs w:val="24"/>
        </w:rPr>
        <w:t xml:space="preserve"> </w:t>
      </w:r>
      <w:ins w:id="328" w:author="Mohammad Nayeem Hasan" w:date="2024-11-01T04:00:00Z" w16du:dateUtc="2024-10-31T22:00:00Z">
        <w:r w:rsidR="003A62FB" w:rsidRPr="00E603DE">
          <w:rPr>
            <w:rFonts w:ascii="Times New Roman" w:hAnsi="Times New Roman" w:cs="Times New Roman"/>
            <w:sz w:val="24"/>
            <w:szCs w:val="24"/>
          </w:rPr>
          <w:t xml:space="preserve">mean </w:t>
        </w:r>
      </w:ins>
      <w:r w:rsidR="001259E2" w:rsidRPr="00E603DE">
        <w:rPr>
          <w:rFonts w:ascii="Times New Roman" w:hAnsi="Times New Roman" w:cs="Times New Roman"/>
          <w:sz w:val="24"/>
          <w:szCs w:val="24"/>
        </w:rPr>
        <w:t xml:space="preserve">of </w:t>
      </w:r>
      <w:ins w:id="329" w:author="Mohammad Nayeem Hasan" w:date="2024-11-01T04:00:00Z" w16du:dateUtc="2024-10-31T22:00:00Z">
        <w:r w:rsidR="003A62FB" w:rsidRPr="00E603DE">
          <w:rPr>
            <w:rFonts w:ascii="Times New Roman" w:hAnsi="Times New Roman" w:cs="Times New Roman"/>
            <w:sz w:val="24"/>
            <w:szCs w:val="24"/>
          </w:rPr>
          <w:t>58.00</w:t>
        </w:r>
      </w:ins>
      <w:del w:id="330" w:author="Mohammad Nayeem Hasan" w:date="2024-11-01T04:00:00Z" w16du:dateUtc="2024-10-31T22:00:00Z">
        <w:r w:rsidR="001259E2" w:rsidRPr="00E603DE" w:rsidDel="003A62FB">
          <w:rPr>
            <w:rFonts w:ascii="Times New Roman" w:hAnsi="Times New Roman" w:cs="Times New Roman"/>
            <w:sz w:val="24"/>
            <w:szCs w:val="24"/>
          </w:rPr>
          <w:delText>4.95</w:delText>
        </w:r>
      </w:del>
      <w:r w:rsidR="001259E2" w:rsidRPr="00E603DE">
        <w:rPr>
          <w:rFonts w:ascii="Times New Roman" w:hAnsi="Times New Roman" w:cs="Times New Roman"/>
          <w:sz w:val="24"/>
          <w:szCs w:val="24"/>
        </w:rPr>
        <w:t xml:space="preserve"> cases (</w:t>
      </w:r>
      <w:ins w:id="331" w:author="Mohammad Nayeem Hasan" w:date="2024-11-01T04:00:00Z" w16du:dateUtc="2024-10-31T22:00:00Z">
        <w:r w:rsidR="003A62FB" w:rsidRPr="00E603DE">
          <w:rPr>
            <w:rFonts w:ascii="Times New Roman" w:hAnsi="Times New Roman" w:cs="Times New Roman"/>
            <w:sz w:val="24"/>
            <w:szCs w:val="24"/>
          </w:rPr>
          <w:t>SD</w:t>
        </w:r>
      </w:ins>
      <w:del w:id="332" w:author="Mohammad Nayeem Hasan" w:date="2024-11-01T04:00:00Z" w16du:dateUtc="2024-10-31T22:00:00Z">
        <w:r w:rsidR="001259E2" w:rsidRPr="00E603DE" w:rsidDel="003A62FB">
          <w:rPr>
            <w:rFonts w:ascii="Times New Roman" w:hAnsi="Times New Roman" w:cs="Times New Roman"/>
            <w:sz w:val="24"/>
            <w:szCs w:val="24"/>
          </w:rPr>
          <w:delText>standard deviation</w:delText>
        </w:r>
      </w:del>
      <w:r w:rsidR="001259E2" w:rsidRPr="00E603DE">
        <w:rPr>
          <w:rFonts w:ascii="Times New Roman" w:hAnsi="Times New Roman" w:cs="Times New Roman"/>
          <w:sz w:val="24"/>
          <w:szCs w:val="24"/>
        </w:rPr>
        <w:t>: 2</w:t>
      </w:r>
      <w:ins w:id="333" w:author="Mohammad Nayeem Hasan" w:date="2024-11-01T04:00:00Z" w16du:dateUtc="2024-10-31T22:00:00Z">
        <w:r w:rsidR="003A62FB" w:rsidRPr="00E603DE">
          <w:rPr>
            <w:rFonts w:ascii="Times New Roman" w:hAnsi="Times New Roman" w:cs="Times New Roman"/>
            <w:sz w:val="24"/>
            <w:szCs w:val="24"/>
          </w:rPr>
          <w:t>4.59</w:t>
        </w:r>
      </w:ins>
      <w:del w:id="334" w:author="Mohammad Nayeem Hasan" w:date="2024-11-01T04:00:00Z" w16du:dateUtc="2024-10-31T22:00:00Z">
        <w:r w:rsidR="001259E2" w:rsidRPr="00E603DE" w:rsidDel="003A62FB">
          <w:rPr>
            <w:rFonts w:ascii="Times New Roman" w:hAnsi="Times New Roman" w:cs="Times New Roman"/>
            <w:sz w:val="24"/>
            <w:szCs w:val="24"/>
          </w:rPr>
          <w:delText>.69</w:delText>
        </w:r>
      </w:del>
      <w:r w:rsidR="001259E2" w:rsidRPr="00E603DE">
        <w:rPr>
          <w:rFonts w:ascii="Times New Roman" w:hAnsi="Times New Roman" w:cs="Times New Roman"/>
          <w:sz w:val="24"/>
          <w:szCs w:val="24"/>
        </w:rPr>
        <w:t>).</w:t>
      </w:r>
      <w:ins w:id="335" w:author="Mohammad Nayeem Hasan" w:date="2024-11-01T04:04:00Z" w16du:dateUtc="2024-10-31T22:04:00Z">
        <w:r w:rsidR="00540C22" w:rsidRPr="00E603DE">
          <w:rPr>
            <w:rFonts w:ascii="Times New Roman" w:hAnsi="Times New Roman" w:cs="Times New Roman"/>
            <w:sz w:val="24"/>
            <w:szCs w:val="24"/>
          </w:rPr>
          <w:t xml:space="preserve"> </w:t>
        </w:r>
      </w:ins>
    </w:p>
    <w:p w14:paraId="7AC6FF92" w14:textId="045A3199" w:rsidR="00163C9A" w:rsidRPr="00E603DE" w:rsidRDefault="0084136A">
      <w:pPr>
        <w:spacing w:after="0" w:line="360" w:lineRule="auto"/>
        <w:jc w:val="both"/>
        <w:rPr>
          <w:rFonts w:ascii="Times New Roman" w:hAnsi="Times New Roman" w:cs="Times New Roman"/>
          <w:sz w:val="24"/>
          <w:szCs w:val="24"/>
          <w:rPrChange w:id="336" w:author="Mohammad Nayeem Hasan" w:date="2024-11-01T15:54:00Z" w16du:dateUtc="2024-11-01T09:54:00Z">
            <w:rPr>
              <w:rFonts w:ascii="Times New Roman" w:hAnsi="Times New Roman" w:cs="Times New Roman"/>
              <w:b/>
              <w:bCs/>
              <w:sz w:val="24"/>
              <w:szCs w:val="24"/>
            </w:rPr>
          </w:rPrChange>
        </w:rPr>
        <w:pPrChange w:id="337" w:author="Mohammad Nayeem Hasan" w:date="2024-11-01T03:11:00Z" w16du:dateUtc="2024-10-31T21:11:00Z">
          <w:pPr>
            <w:jc w:val="both"/>
          </w:pPr>
        </w:pPrChange>
      </w:pPr>
      <w:ins w:id="338" w:author="Mohammad Nayeem Hasan" w:date="2024-11-01T04:07:00Z" w16du:dateUtc="2024-10-31T22:07:00Z">
        <w:r w:rsidRPr="00E603DE">
          <w:rPr>
            <w:rFonts w:ascii="Times New Roman" w:hAnsi="Times New Roman" w:cs="Times New Roman"/>
            <w:sz w:val="24"/>
            <w:szCs w:val="24"/>
            <w:rPrChange w:id="339" w:author="Mohammad Nayeem Hasan" w:date="2024-11-01T15:54:00Z" w16du:dateUtc="2024-11-01T09:54:00Z">
              <w:rPr>
                <w:rFonts w:ascii="Times New Roman" w:hAnsi="Times New Roman" w:cs="Times New Roman"/>
                <w:b/>
                <w:bCs/>
                <w:sz w:val="24"/>
                <w:szCs w:val="24"/>
              </w:rPr>
            </w:rPrChange>
          </w:rPr>
          <w:t>The annual mean cases for the two periods are statistically significant (P &lt; 0.001).</w:t>
        </w:r>
      </w:ins>
    </w:p>
    <w:p w14:paraId="14C998B6" w14:textId="77777777" w:rsidR="000D27C6" w:rsidRPr="00E603DE" w:rsidRDefault="000D27C6">
      <w:pPr>
        <w:spacing w:after="0" w:line="360" w:lineRule="auto"/>
        <w:jc w:val="both"/>
        <w:rPr>
          <w:rFonts w:ascii="Times New Roman" w:hAnsi="Times New Roman" w:cs="Times New Roman"/>
          <w:b/>
          <w:bCs/>
          <w:sz w:val="24"/>
          <w:szCs w:val="24"/>
        </w:rPr>
        <w:pPrChange w:id="340" w:author="Mohammad Nayeem Hasan" w:date="2024-11-01T03:11:00Z" w16du:dateUtc="2024-10-31T21:11:00Z">
          <w:pPr>
            <w:jc w:val="both"/>
          </w:pPr>
        </w:pPrChange>
      </w:pPr>
      <w:r w:rsidRPr="00E603DE">
        <w:rPr>
          <w:rFonts w:ascii="Times New Roman" w:hAnsi="Times New Roman" w:cs="Times New Roman"/>
          <w:b/>
          <w:bCs/>
          <w:sz w:val="24"/>
          <w:szCs w:val="24"/>
        </w:rPr>
        <w:br w:type="page"/>
      </w:r>
    </w:p>
    <w:p w14:paraId="144C3BDE" w14:textId="5A475AEE" w:rsidR="00537825" w:rsidRPr="00E603DE" w:rsidRDefault="00537825">
      <w:pPr>
        <w:spacing w:after="0" w:line="360" w:lineRule="auto"/>
        <w:jc w:val="both"/>
        <w:rPr>
          <w:rFonts w:ascii="Times New Roman" w:hAnsi="Times New Roman" w:cs="Times New Roman"/>
          <w:b/>
          <w:bCs/>
          <w:sz w:val="24"/>
          <w:szCs w:val="24"/>
        </w:rPr>
        <w:pPrChange w:id="341" w:author="Mohammad Nayeem Hasan" w:date="2024-11-01T03:11:00Z" w16du:dateUtc="2024-10-31T21:11:00Z">
          <w:pPr>
            <w:jc w:val="both"/>
          </w:pPr>
        </w:pPrChange>
      </w:pPr>
      <w:r w:rsidRPr="00E603DE">
        <w:rPr>
          <w:rFonts w:ascii="Times New Roman" w:hAnsi="Times New Roman" w:cs="Times New Roman"/>
          <w:b/>
          <w:bCs/>
          <w:sz w:val="24"/>
          <w:szCs w:val="24"/>
        </w:rPr>
        <w:lastRenderedPageBreak/>
        <w:t xml:space="preserve">Table </w:t>
      </w:r>
      <w:r w:rsidR="00505378" w:rsidRPr="00E603DE">
        <w:rPr>
          <w:rFonts w:ascii="Times New Roman" w:hAnsi="Times New Roman" w:cs="Times New Roman"/>
          <w:b/>
          <w:bCs/>
          <w:sz w:val="24"/>
          <w:szCs w:val="24"/>
        </w:rPr>
        <w:t>2</w:t>
      </w:r>
      <w:r w:rsidRPr="00E603DE">
        <w:rPr>
          <w:rFonts w:ascii="Times New Roman" w:hAnsi="Times New Roman" w:cs="Times New Roman"/>
          <w:b/>
          <w:bCs/>
          <w:sz w:val="24"/>
          <w:szCs w:val="24"/>
        </w:rPr>
        <w:t xml:space="preserve">: Comparison of rabies cases, ARV, MDV, and weather parameters between three major </w:t>
      </w:r>
      <w:r w:rsidR="00A2699E" w:rsidRPr="00E603DE">
        <w:rPr>
          <w:rFonts w:ascii="Times New Roman" w:hAnsi="Times New Roman" w:cs="Times New Roman"/>
          <w:b/>
          <w:bCs/>
          <w:sz w:val="24"/>
          <w:szCs w:val="24"/>
        </w:rPr>
        <w:t>seasons</w:t>
      </w:r>
      <w:r w:rsidRPr="00E603DE">
        <w:rPr>
          <w:rFonts w:ascii="Times New Roman" w:hAnsi="Times New Roman" w:cs="Times New Roman"/>
          <w:b/>
          <w:bCs/>
          <w:sz w:val="24"/>
          <w:szCs w:val="24"/>
        </w:rPr>
        <w:t xml:space="preserve"> in Bangladesh</w:t>
      </w:r>
    </w:p>
    <w:tbl>
      <w:tblPr>
        <w:tblStyle w:val="TableGrid"/>
        <w:tblW w:w="0" w:type="auto"/>
        <w:tblLook w:val="04A0" w:firstRow="1" w:lastRow="0" w:firstColumn="1" w:lastColumn="0" w:noHBand="0" w:noVBand="1"/>
      </w:tblPr>
      <w:tblGrid>
        <w:gridCol w:w="1659"/>
        <w:gridCol w:w="1453"/>
        <w:gridCol w:w="1762"/>
        <w:gridCol w:w="1762"/>
        <w:gridCol w:w="1453"/>
        <w:gridCol w:w="1261"/>
        <w:tblGridChange w:id="342">
          <w:tblGrid>
            <w:gridCol w:w="1659"/>
            <w:gridCol w:w="1453"/>
            <w:gridCol w:w="1762"/>
            <w:gridCol w:w="1762"/>
            <w:gridCol w:w="1453"/>
            <w:gridCol w:w="1261"/>
          </w:tblGrid>
        </w:tblGridChange>
      </w:tblGrid>
      <w:tr w:rsidR="00E662E2" w:rsidRPr="003D5D04" w14:paraId="34441B33" w14:textId="77777777" w:rsidTr="007E5D3F">
        <w:tc>
          <w:tcPr>
            <w:tcW w:w="0" w:type="auto"/>
          </w:tcPr>
          <w:p w14:paraId="4BA182B3" w14:textId="77777777" w:rsidR="00A2699E" w:rsidRPr="00E603DE" w:rsidRDefault="00A2699E">
            <w:pPr>
              <w:spacing w:line="360" w:lineRule="auto"/>
              <w:jc w:val="both"/>
              <w:rPr>
                <w:rFonts w:ascii="Times New Roman" w:hAnsi="Times New Roman" w:cs="Times New Roman"/>
                <w:sz w:val="24"/>
                <w:szCs w:val="24"/>
              </w:rPr>
              <w:pPrChange w:id="343" w:author="Mohammad Nayeem Hasan" w:date="2024-11-01T03:11:00Z" w16du:dateUtc="2024-10-31T21:11:00Z">
                <w:pPr>
                  <w:jc w:val="both"/>
                </w:pPr>
              </w:pPrChange>
            </w:pPr>
          </w:p>
        </w:tc>
        <w:tc>
          <w:tcPr>
            <w:tcW w:w="0" w:type="auto"/>
          </w:tcPr>
          <w:p w14:paraId="0E1FD8B5" w14:textId="630A396C" w:rsidR="00A2699E" w:rsidRPr="00E603DE" w:rsidRDefault="00A2699E">
            <w:pPr>
              <w:spacing w:line="360" w:lineRule="auto"/>
              <w:jc w:val="both"/>
              <w:rPr>
                <w:rFonts w:ascii="Times New Roman" w:hAnsi="Times New Roman" w:cs="Times New Roman"/>
                <w:sz w:val="24"/>
                <w:szCs w:val="24"/>
              </w:rPr>
              <w:pPrChange w:id="344" w:author="Mohammad Nayeem Hasan" w:date="2024-11-01T03:11:00Z" w16du:dateUtc="2024-10-31T21:11:00Z">
                <w:pPr>
                  <w:jc w:val="both"/>
                </w:pPr>
              </w:pPrChange>
            </w:pPr>
            <w:r w:rsidRPr="00E603DE">
              <w:rPr>
                <w:rFonts w:ascii="Times New Roman" w:hAnsi="Times New Roman" w:cs="Times New Roman"/>
                <w:sz w:val="24"/>
                <w:szCs w:val="24"/>
              </w:rPr>
              <w:t>Pre-monsoon</w:t>
            </w:r>
            <w:r w:rsidR="00CF09B8" w:rsidRPr="00E603DE">
              <w:rPr>
                <w:rFonts w:ascii="Times New Roman" w:hAnsi="Times New Roman" w:cs="Times New Roman"/>
                <w:sz w:val="24"/>
                <w:szCs w:val="24"/>
              </w:rPr>
              <w:t xml:space="preserve"> (</w:t>
            </w:r>
            <w:ins w:id="345" w:author="Najmul Haider" w:date="2024-10-27T15:01:00Z" w16du:dateUtc="2024-10-27T15:01:00Z">
              <w:r w:rsidR="00CF09B8" w:rsidRPr="00E603DE">
                <w:rPr>
                  <w:rFonts w:ascii="Times New Roman" w:hAnsi="Times New Roman" w:cs="Times New Roman"/>
                  <w:sz w:val="24"/>
                  <w:szCs w:val="24"/>
                </w:rPr>
                <w:t>MM-MM)</w:t>
              </w:r>
            </w:ins>
          </w:p>
        </w:tc>
        <w:tc>
          <w:tcPr>
            <w:tcW w:w="0" w:type="auto"/>
          </w:tcPr>
          <w:p w14:paraId="609C9F07" w14:textId="77777777" w:rsidR="00A2699E" w:rsidRPr="00E603DE" w:rsidRDefault="00A2699E">
            <w:pPr>
              <w:spacing w:line="360" w:lineRule="auto"/>
              <w:jc w:val="both"/>
              <w:rPr>
                <w:ins w:id="346" w:author="Najmul Haider" w:date="2024-10-27T15:02:00Z" w16du:dateUtc="2024-10-27T15:02:00Z"/>
                <w:rFonts w:ascii="Times New Roman" w:hAnsi="Times New Roman" w:cs="Times New Roman"/>
                <w:sz w:val="24"/>
                <w:szCs w:val="24"/>
              </w:rPr>
              <w:pPrChange w:id="347" w:author="Mohammad Nayeem Hasan" w:date="2024-11-01T03:11:00Z" w16du:dateUtc="2024-10-31T21:11:00Z">
                <w:pPr>
                  <w:jc w:val="both"/>
                </w:pPr>
              </w:pPrChange>
            </w:pPr>
            <w:r w:rsidRPr="00E603DE">
              <w:rPr>
                <w:rFonts w:ascii="Times New Roman" w:hAnsi="Times New Roman" w:cs="Times New Roman"/>
                <w:sz w:val="24"/>
                <w:szCs w:val="24"/>
              </w:rPr>
              <w:t>Monsoon</w:t>
            </w:r>
          </w:p>
          <w:p w14:paraId="76C95CC3" w14:textId="6E01F104" w:rsidR="00CF09B8" w:rsidRPr="00E603DE" w:rsidRDefault="00CF09B8">
            <w:pPr>
              <w:spacing w:line="360" w:lineRule="auto"/>
              <w:jc w:val="both"/>
              <w:rPr>
                <w:rFonts w:ascii="Times New Roman" w:hAnsi="Times New Roman" w:cs="Times New Roman"/>
                <w:sz w:val="24"/>
                <w:szCs w:val="24"/>
              </w:rPr>
              <w:pPrChange w:id="348" w:author="Mohammad Nayeem Hasan" w:date="2024-11-01T03:11:00Z" w16du:dateUtc="2024-10-31T21:11:00Z">
                <w:pPr>
                  <w:jc w:val="both"/>
                </w:pPr>
              </w:pPrChange>
            </w:pPr>
            <w:ins w:id="349" w:author="Najmul Haider" w:date="2024-10-27T15:02:00Z" w16du:dateUtc="2024-10-27T15:02:00Z">
              <w:r w:rsidRPr="00E603DE">
                <w:rPr>
                  <w:rFonts w:ascii="Times New Roman" w:hAnsi="Times New Roman" w:cs="Times New Roman"/>
                  <w:sz w:val="24"/>
                  <w:szCs w:val="24"/>
                </w:rPr>
                <w:t>(MM-MM)</w:t>
              </w:r>
            </w:ins>
          </w:p>
        </w:tc>
        <w:tc>
          <w:tcPr>
            <w:tcW w:w="0" w:type="auto"/>
          </w:tcPr>
          <w:p w14:paraId="2A205CA4" w14:textId="77777777" w:rsidR="00A2699E" w:rsidRPr="00E603DE" w:rsidRDefault="00A2699E">
            <w:pPr>
              <w:spacing w:line="360" w:lineRule="auto"/>
              <w:jc w:val="both"/>
              <w:rPr>
                <w:ins w:id="350" w:author="Najmul Haider" w:date="2024-10-27T15:02:00Z" w16du:dateUtc="2024-10-27T15:02:00Z"/>
                <w:rFonts w:ascii="Times New Roman" w:hAnsi="Times New Roman" w:cs="Times New Roman"/>
                <w:sz w:val="24"/>
                <w:szCs w:val="24"/>
              </w:rPr>
              <w:pPrChange w:id="351" w:author="Mohammad Nayeem Hasan" w:date="2024-11-01T03:11:00Z" w16du:dateUtc="2024-10-31T21:11:00Z">
                <w:pPr>
                  <w:jc w:val="both"/>
                </w:pPr>
              </w:pPrChange>
            </w:pPr>
            <w:r w:rsidRPr="00E603DE">
              <w:rPr>
                <w:rFonts w:ascii="Times New Roman" w:hAnsi="Times New Roman" w:cs="Times New Roman"/>
                <w:sz w:val="24"/>
                <w:szCs w:val="24"/>
              </w:rPr>
              <w:t>Winter</w:t>
            </w:r>
          </w:p>
          <w:p w14:paraId="7D7590E9" w14:textId="3E50C590" w:rsidR="00CF09B8" w:rsidRPr="00E603DE" w:rsidRDefault="00CF09B8">
            <w:pPr>
              <w:spacing w:line="360" w:lineRule="auto"/>
              <w:jc w:val="both"/>
              <w:rPr>
                <w:rFonts w:ascii="Times New Roman" w:hAnsi="Times New Roman" w:cs="Times New Roman"/>
                <w:sz w:val="24"/>
                <w:szCs w:val="24"/>
              </w:rPr>
              <w:pPrChange w:id="352" w:author="Mohammad Nayeem Hasan" w:date="2024-11-01T03:11:00Z" w16du:dateUtc="2024-10-31T21:11:00Z">
                <w:pPr>
                  <w:jc w:val="both"/>
                </w:pPr>
              </w:pPrChange>
            </w:pPr>
            <w:ins w:id="353" w:author="Najmul Haider" w:date="2024-10-27T15:02:00Z" w16du:dateUtc="2024-10-27T15:02:00Z">
              <w:r w:rsidRPr="00E603DE">
                <w:rPr>
                  <w:rFonts w:ascii="Times New Roman" w:hAnsi="Times New Roman" w:cs="Times New Roman"/>
                  <w:sz w:val="24"/>
                  <w:szCs w:val="24"/>
                </w:rPr>
                <w:t>(MM-MM)</w:t>
              </w:r>
            </w:ins>
          </w:p>
        </w:tc>
        <w:tc>
          <w:tcPr>
            <w:tcW w:w="0" w:type="auto"/>
          </w:tcPr>
          <w:p w14:paraId="25F889D8" w14:textId="12CA7EF7" w:rsidR="00A2699E" w:rsidRPr="00E603DE" w:rsidRDefault="00A2699E">
            <w:pPr>
              <w:spacing w:line="360" w:lineRule="auto"/>
              <w:jc w:val="both"/>
              <w:rPr>
                <w:rFonts w:ascii="Times New Roman" w:hAnsi="Times New Roman" w:cs="Times New Roman"/>
                <w:sz w:val="24"/>
                <w:szCs w:val="24"/>
              </w:rPr>
              <w:pPrChange w:id="354" w:author="Mohammad Nayeem Hasan" w:date="2024-11-01T03:11:00Z" w16du:dateUtc="2024-10-31T21:11:00Z">
                <w:pPr>
                  <w:jc w:val="both"/>
                </w:pPr>
              </w:pPrChange>
            </w:pPr>
            <w:r w:rsidRPr="00E603DE">
              <w:rPr>
                <w:rFonts w:ascii="Times New Roman" w:hAnsi="Times New Roman" w:cs="Times New Roman"/>
                <w:sz w:val="24"/>
                <w:szCs w:val="24"/>
              </w:rPr>
              <w:t>Total</w:t>
            </w:r>
          </w:p>
        </w:tc>
        <w:tc>
          <w:tcPr>
            <w:tcW w:w="0" w:type="auto"/>
          </w:tcPr>
          <w:p w14:paraId="4ACCF79D" w14:textId="77777777" w:rsidR="00A2699E" w:rsidRPr="00E603DE" w:rsidRDefault="00A2699E">
            <w:pPr>
              <w:spacing w:line="360" w:lineRule="auto"/>
              <w:jc w:val="both"/>
              <w:rPr>
                <w:rFonts w:ascii="Times New Roman" w:hAnsi="Times New Roman" w:cs="Times New Roman"/>
                <w:sz w:val="24"/>
                <w:szCs w:val="24"/>
              </w:rPr>
              <w:pPrChange w:id="355" w:author="Mohammad Nayeem Hasan" w:date="2024-11-01T03:11:00Z" w16du:dateUtc="2024-10-31T21:11:00Z">
                <w:pPr>
                  <w:jc w:val="both"/>
                </w:pPr>
              </w:pPrChange>
            </w:pPr>
            <w:r w:rsidRPr="00E603DE">
              <w:rPr>
                <w:rFonts w:ascii="Times New Roman" w:hAnsi="Times New Roman" w:cs="Times New Roman"/>
                <w:sz w:val="24"/>
                <w:szCs w:val="24"/>
              </w:rPr>
              <w:t>P-value</w:t>
            </w:r>
          </w:p>
        </w:tc>
      </w:tr>
      <w:tr w:rsidR="00E662E2" w:rsidRPr="003D5D04" w14:paraId="330E497E" w14:textId="77777777" w:rsidTr="007E5D3F">
        <w:tc>
          <w:tcPr>
            <w:tcW w:w="0" w:type="auto"/>
          </w:tcPr>
          <w:p w14:paraId="33D45336" w14:textId="14FBFDD7" w:rsidR="005E6E3A" w:rsidRPr="00E603DE" w:rsidRDefault="001D3C4E">
            <w:pPr>
              <w:spacing w:line="360" w:lineRule="auto"/>
              <w:jc w:val="both"/>
              <w:rPr>
                <w:rFonts w:ascii="Times New Roman" w:hAnsi="Times New Roman" w:cs="Times New Roman"/>
                <w:sz w:val="24"/>
                <w:szCs w:val="24"/>
              </w:rPr>
              <w:pPrChange w:id="356" w:author="Mohammad Nayeem Hasan" w:date="2024-11-01T03:11:00Z" w16du:dateUtc="2024-10-31T21:11:00Z">
                <w:pPr>
                  <w:jc w:val="both"/>
                </w:pPr>
              </w:pPrChange>
            </w:pPr>
            <w:ins w:id="357" w:author="Najmul Haider" w:date="2024-10-27T16:00:00Z" w16du:dateUtc="2024-10-27T16:00:00Z">
              <w:r w:rsidRPr="00E603DE">
                <w:rPr>
                  <w:rFonts w:ascii="Times New Roman" w:hAnsi="Times New Roman" w:cs="Times New Roman"/>
                  <w:sz w:val="24"/>
                  <w:szCs w:val="24"/>
                </w:rPr>
                <w:t>Seasonal</w:t>
              </w:r>
              <w:r w:rsidR="00AA6F44" w:rsidRPr="00E603DE">
                <w:rPr>
                  <w:rFonts w:ascii="Times New Roman" w:hAnsi="Times New Roman" w:cs="Times New Roman"/>
                  <w:sz w:val="24"/>
                  <w:szCs w:val="24"/>
                </w:rPr>
                <w:t xml:space="preserve"> </w:t>
              </w:r>
            </w:ins>
            <w:del w:id="358" w:author="Najmul Haider" w:date="2024-10-27T16:00:00Z" w16du:dateUtc="2024-10-27T16:00:00Z">
              <w:r w:rsidR="005E6E3A" w:rsidRPr="00E603DE" w:rsidDel="00AA6F44">
                <w:rPr>
                  <w:rFonts w:ascii="Times New Roman" w:hAnsi="Times New Roman" w:cs="Times New Roman"/>
                  <w:sz w:val="24"/>
                  <w:szCs w:val="24"/>
                </w:rPr>
                <w:delText>Monthly</w:delText>
              </w:r>
            </w:del>
            <w:r w:rsidR="005E6E3A" w:rsidRPr="00E603DE">
              <w:rPr>
                <w:rFonts w:ascii="Times New Roman" w:hAnsi="Times New Roman" w:cs="Times New Roman"/>
                <w:sz w:val="24"/>
                <w:szCs w:val="24"/>
              </w:rPr>
              <w:t xml:space="preserve"> </w:t>
            </w:r>
            <w:ins w:id="359" w:author="Mohammad Nayeem Hasan" w:date="2024-10-30T23:10:00Z" w16du:dateUtc="2024-10-30T17:10:00Z">
              <w:r w:rsidR="008514D7" w:rsidRPr="00E603DE">
                <w:rPr>
                  <w:rFonts w:ascii="Times New Roman" w:hAnsi="Times New Roman" w:cs="Times New Roman"/>
                  <w:sz w:val="24"/>
                  <w:szCs w:val="24"/>
                </w:rPr>
                <w:t xml:space="preserve">Monthly </w:t>
              </w:r>
            </w:ins>
            <w:r w:rsidR="005E6E3A" w:rsidRPr="00E603DE">
              <w:rPr>
                <w:rFonts w:ascii="Times New Roman" w:hAnsi="Times New Roman" w:cs="Times New Roman"/>
                <w:sz w:val="24"/>
                <w:szCs w:val="24"/>
              </w:rPr>
              <w:t xml:space="preserve">Mean Rabies Cases </w:t>
            </w:r>
            <w:r w:rsidR="005E6E3A" w:rsidRPr="00E603DE">
              <w:rPr>
                <w:rStyle w:val="label"/>
                <w:rFonts w:ascii="Times New Roman" w:hAnsi="Times New Roman" w:cs="Times New Roman"/>
                <w:sz w:val="24"/>
                <w:szCs w:val="24"/>
              </w:rPr>
              <w:t>(±Standard deviation [SD])</w:t>
            </w:r>
          </w:p>
        </w:tc>
        <w:tc>
          <w:tcPr>
            <w:tcW w:w="0" w:type="auto"/>
          </w:tcPr>
          <w:p w14:paraId="738916BB" w14:textId="791802ED" w:rsidR="005E6E3A" w:rsidRPr="00E603DE" w:rsidRDefault="005E6E3A">
            <w:pPr>
              <w:spacing w:line="360" w:lineRule="auto"/>
              <w:jc w:val="both"/>
              <w:rPr>
                <w:rFonts w:ascii="Times New Roman" w:hAnsi="Times New Roman" w:cs="Times New Roman"/>
                <w:sz w:val="24"/>
                <w:szCs w:val="24"/>
              </w:rPr>
              <w:pPrChange w:id="360" w:author="Mohammad Nayeem Hasan" w:date="2024-11-01T03:11:00Z" w16du:dateUtc="2024-10-31T21:11:00Z">
                <w:pPr>
                  <w:jc w:val="both"/>
                </w:pPr>
              </w:pPrChange>
            </w:pPr>
            <w:r w:rsidRPr="00E603DE">
              <w:rPr>
                <w:rFonts w:ascii="Times New Roman" w:hAnsi="Times New Roman" w:cs="Times New Roman"/>
                <w:sz w:val="24"/>
                <w:szCs w:val="24"/>
              </w:rPr>
              <w:t xml:space="preserve">6.25 </w:t>
            </w:r>
            <w:r w:rsidRPr="00E603DE">
              <w:rPr>
                <w:rStyle w:val="label"/>
                <w:rFonts w:ascii="Times New Roman" w:hAnsi="Times New Roman" w:cs="Times New Roman"/>
                <w:sz w:val="24"/>
                <w:szCs w:val="24"/>
              </w:rPr>
              <w:t xml:space="preserve">± </w:t>
            </w:r>
            <w:r w:rsidRPr="00E603DE">
              <w:rPr>
                <w:rFonts w:ascii="Times New Roman" w:hAnsi="Times New Roman" w:cs="Times New Roman"/>
                <w:sz w:val="24"/>
                <w:szCs w:val="24"/>
              </w:rPr>
              <w:t>4.01</w:t>
            </w:r>
          </w:p>
        </w:tc>
        <w:tc>
          <w:tcPr>
            <w:tcW w:w="0" w:type="auto"/>
          </w:tcPr>
          <w:p w14:paraId="7B4AF51E" w14:textId="08EBE341" w:rsidR="005E6E3A" w:rsidRPr="00E603DE" w:rsidRDefault="005E6E3A">
            <w:pPr>
              <w:spacing w:line="360" w:lineRule="auto"/>
              <w:jc w:val="both"/>
              <w:rPr>
                <w:rFonts w:ascii="Times New Roman" w:hAnsi="Times New Roman" w:cs="Times New Roman"/>
                <w:sz w:val="24"/>
                <w:szCs w:val="24"/>
              </w:rPr>
              <w:pPrChange w:id="361" w:author="Mohammad Nayeem Hasan" w:date="2024-11-01T03:11:00Z" w16du:dateUtc="2024-10-31T21:11:00Z">
                <w:pPr>
                  <w:jc w:val="both"/>
                </w:pPr>
              </w:pPrChange>
            </w:pPr>
            <w:r w:rsidRPr="00E603DE">
              <w:rPr>
                <w:rFonts w:ascii="Times New Roman" w:hAnsi="Times New Roman" w:cs="Times New Roman"/>
                <w:sz w:val="24"/>
                <w:szCs w:val="24"/>
              </w:rPr>
              <w:t>6.7</w:t>
            </w:r>
            <w:r w:rsidR="00CB537C" w:rsidRPr="00E603DE">
              <w:rPr>
                <w:rFonts w:ascii="Times New Roman" w:hAnsi="Times New Roman" w:cs="Times New Roman"/>
                <w:sz w:val="24"/>
                <w:szCs w:val="24"/>
              </w:rPr>
              <w:t>0</w:t>
            </w:r>
            <w:r w:rsidRPr="00E603DE">
              <w:rPr>
                <w:rFonts w:ascii="Times New Roman" w:hAnsi="Times New Roman" w:cs="Times New Roman"/>
                <w:sz w:val="24"/>
                <w:szCs w:val="24"/>
              </w:rPr>
              <w:t xml:space="preserve"> </w:t>
            </w:r>
            <w:r w:rsidRPr="00E603DE">
              <w:rPr>
                <w:rStyle w:val="label"/>
                <w:rFonts w:ascii="Times New Roman" w:hAnsi="Times New Roman" w:cs="Times New Roman"/>
                <w:sz w:val="24"/>
                <w:szCs w:val="24"/>
              </w:rPr>
              <w:t xml:space="preserve">± </w:t>
            </w:r>
            <w:r w:rsidRPr="00E603DE">
              <w:rPr>
                <w:rFonts w:ascii="Times New Roman" w:hAnsi="Times New Roman" w:cs="Times New Roman"/>
                <w:sz w:val="24"/>
                <w:szCs w:val="24"/>
              </w:rPr>
              <w:t>3.88</w:t>
            </w:r>
          </w:p>
          <w:p w14:paraId="6D39F526" w14:textId="05AA8C05" w:rsidR="005E6E3A" w:rsidRPr="00E603DE" w:rsidRDefault="005E6E3A">
            <w:pPr>
              <w:spacing w:line="360" w:lineRule="auto"/>
              <w:jc w:val="both"/>
              <w:rPr>
                <w:rFonts w:ascii="Times New Roman" w:hAnsi="Times New Roman" w:cs="Times New Roman"/>
                <w:sz w:val="24"/>
                <w:szCs w:val="24"/>
              </w:rPr>
              <w:pPrChange w:id="362" w:author="Mohammad Nayeem Hasan" w:date="2024-11-01T03:11:00Z" w16du:dateUtc="2024-10-31T21:11:00Z">
                <w:pPr>
                  <w:jc w:val="both"/>
                </w:pPr>
              </w:pPrChange>
            </w:pPr>
          </w:p>
        </w:tc>
        <w:tc>
          <w:tcPr>
            <w:tcW w:w="0" w:type="auto"/>
          </w:tcPr>
          <w:p w14:paraId="5265C5CE" w14:textId="147EE097" w:rsidR="005E6E3A" w:rsidRPr="00E603DE" w:rsidRDefault="003A43E3">
            <w:pPr>
              <w:spacing w:line="360" w:lineRule="auto"/>
              <w:jc w:val="both"/>
              <w:rPr>
                <w:rFonts w:ascii="Times New Roman" w:hAnsi="Times New Roman" w:cs="Times New Roman"/>
                <w:sz w:val="24"/>
                <w:szCs w:val="24"/>
              </w:rPr>
              <w:pPrChange w:id="363" w:author="Mohammad Nayeem Hasan" w:date="2024-11-01T03:11:00Z" w16du:dateUtc="2024-10-31T21:11:00Z">
                <w:pPr>
                  <w:jc w:val="both"/>
                </w:pPr>
              </w:pPrChange>
            </w:pPr>
            <w:r w:rsidRPr="00E603DE">
              <w:rPr>
                <w:rFonts w:ascii="Times New Roman" w:hAnsi="Times New Roman" w:cs="Times New Roman"/>
                <w:sz w:val="24"/>
                <w:szCs w:val="24"/>
              </w:rPr>
              <w:t>9.34</w:t>
            </w:r>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r w:rsidRPr="00E603DE">
              <w:rPr>
                <w:rFonts w:ascii="Times New Roman" w:hAnsi="Times New Roman" w:cs="Times New Roman"/>
                <w:sz w:val="24"/>
                <w:szCs w:val="24"/>
              </w:rPr>
              <w:t>5.51</w:t>
            </w:r>
            <w:r w:rsidR="005E6E3A" w:rsidRPr="00E603DE">
              <w:rPr>
                <w:rFonts w:ascii="Times New Roman" w:hAnsi="Times New Roman" w:cs="Times New Roman"/>
                <w:sz w:val="24"/>
                <w:szCs w:val="24"/>
              </w:rPr>
              <w:t xml:space="preserve"> </w:t>
            </w:r>
          </w:p>
        </w:tc>
        <w:tc>
          <w:tcPr>
            <w:tcW w:w="0" w:type="auto"/>
          </w:tcPr>
          <w:p w14:paraId="637E9E53" w14:textId="2587D93D" w:rsidR="005E6E3A" w:rsidRPr="00E603DE" w:rsidRDefault="005E6E3A">
            <w:pPr>
              <w:spacing w:line="360" w:lineRule="auto"/>
              <w:jc w:val="both"/>
              <w:rPr>
                <w:rFonts w:ascii="Times New Roman" w:hAnsi="Times New Roman" w:cs="Times New Roman"/>
                <w:sz w:val="24"/>
                <w:szCs w:val="24"/>
              </w:rPr>
              <w:pPrChange w:id="364" w:author="Mohammad Nayeem Hasan" w:date="2024-11-01T03:11:00Z" w16du:dateUtc="2024-10-31T21:11:00Z">
                <w:pPr>
                  <w:jc w:val="both"/>
                </w:pPr>
              </w:pPrChange>
            </w:pPr>
            <w:r w:rsidRPr="00E603DE">
              <w:rPr>
                <w:rFonts w:ascii="Times New Roman" w:hAnsi="Times New Roman" w:cs="Times New Roman"/>
                <w:sz w:val="24"/>
                <w:szCs w:val="24"/>
              </w:rPr>
              <w:t>7.4</w:t>
            </w:r>
            <w:ins w:id="365" w:author="Mohammad Nayeem Hasan" w:date="2024-11-01T16:52:00Z" w16du:dateUtc="2024-11-01T10:52:00Z">
              <w:r w:rsidR="00957F2C">
                <w:rPr>
                  <w:rFonts w:ascii="Times New Roman" w:hAnsi="Times New Roman" w:cs="Times New Roman"/>
                  <w:sz w:val="24"/>
                  <w:szCs w:val="24"/>
                </w:rPr>
                <w:t>8</w:t>
              </w:r>
            </w:ins>
            <w:del w:id="366" w:author="Mohammad Nayeem Hasan" w:date="2024-11-01T16:52:00Z" w16du:dateUtc="2024-11-01T10:52:00Z">
              <w:r w:rsidRPr="00E603DE" w:rsidDel="00957F2C">
                <w:rPr>
                  <w:rFonts w:ascii="Times New Roman" w:hAnsi="Times New Roman" w:cs="Times New Roman"/>
                  <w:sz w:val="24"/>
                  <w:szCs w:val="24"/>
                </w:rPr>
                <w:delText>5</w:delText>
              </w:r>
            </w:del>
            <w:r w:rsidRPr="00E603DE">
              <w:rPr>
                <w:rFonts w:ascii="Times New Roman" w:hAnsi="Times New Roman" w:cs="Times New Roman"/>
                <w:sz w:val="24"/>
                <w:szCs w:val="24"/>
              </w:rPr>
              <w:t xml:space="preserve"> </w:t>
            </w:r>
            <w:r w:rsidRPr="00E603DE">
              <w:rPr>
                <w:rStyle w:val="label"/>
                <w:rFonts w:ascii="Times New Roman" w:hAnsi="Times New Roman" w:cs="Times New Roman"/>
                <w:sz w:val="24"/>
                <w:szCs w:val="24"/>
              </w:rPr>
              <w:t xml:space="preserve">± </w:t>
            </w:r>
            <w:ins w:id="367" w:author="Mohammad Nayeem Hasan" w:date="2024-11-01T16:52:00Z" w16du:dateUtc="2024-11-01T10:52:00Z">
              <w:r w:rsidR="00957F2C">
                <w:t>1.74</w:t>
              </w:r>
            </w:ins>
            <w:del w:id="368" w:author="Mohammad Nayeem Hasan" w:date="2024-11-01T16:52:00Z" w16du:dateUtc="2024-11-01T10:52:00Z">
              <w:r w:rsidRPr="00E603DE" w:rsidDel="00957F2C">
                <w:rPr>
                  <w:rFonts w:ascii="Times New Roman" w:hAnsi="Times New Roman" w:cs="Times New Roman"/>
                  <w:sz w:val="24"/>
                  <w:szCs w:val="24"/>
                </w:rPr>
                <w:delText>4.68</w:delText>
              </w:r>
            </w:del>
          </w:p>
        </w:tc>
        <w:tc>
          <w:tcPr>
            <w:tcW w:w="0" w:type="auto"/>
          </w:tcPr>
          <w:p w14:paraId="0B8CC92C" w14:textId="77777777" w:rsidR="005E6E3A" w:rsidRPr="00E603DE" w:rsidRDefault="005E6E3A">
            <w:pPr>
              <w:spacing w:line="360" w:lineRule="auto"/>
              <w:jc w:val="both"/>
              <w:rPr>
                <w:rFonts w:ascii="Times New Roman" w:hAnsi="Times New Roman" w:cs="Times New Roman"/>
                <w:sz w:val="24"/>
                <w:szCs w:val="24"/>
              </w:rPr>
              <w:pPrChange w:id="369" w:author="Mohammad Nayeem Hasan" w:date="2024-11-01T03:11:00Z" w16du:dateUtc="2024-10-31T21:11:00Z">
                <w:pPr>
                  <w:jc w:val="both"/>
                </w:pPr>
              </w:pPrChange>
            </w:pPr>
            <w:r w:rsidRPr="00E603DE">
              <w:rPr>
                <w:rFonts w:ascii="Times New Roman" w:hAnsi="Times New Roman" w:cs="Times New Roman"/>
                <w:sz w:val="24"/>
                <w:szCs w:val="24"/>
              </w:rPr>
              <w:t>&lt;0.001</w:t>
            </w:r>
          </w:p>
        </w:tc>
      </w:tr>
      <w:tr w:rsidR="00E662E2" w:rsidRPr="003D5D04" w14:paraId="685CF568" w14:textId="77777777" w:rsidTr="007E5D3F">
        <w:tc>
          <w:tcPr>
            <w:tcW w:w="0" w:type="auto"/>
          </w:tcPr>
          <w:p w14:paraId="46263C91" w14:textId="67A73069" w:rsidR="005E6E3A" w:rsidRPr="00E603DE" w:rsidRDefault="001D3C4E">
            <w:pPr>
              <w:spacing w:line="360" w:lineRule="auto"/>
              <w:jc w:val="both"/>
              <w:rPr>
                <w:rFonts w:ascii="Times New Roman" w:hAnsi="Times New Roman" w:cs="Times New Roman"/>
                <w:sz w:val="24"/>
                <w:szCs w:val="24"/>
              </w:rPr>
              <w:pPrChange w:id="370" w:author="Mohammad Nayeem Hasan" w:date="2024-11-01T03:11:00Z" w16du:dateUtc="2024-10-31T21:11:00Z">
                <w:pPr>
                  <w:jc w:val="both"/>
                </w:pPr>
              </w:pPrChange>
            </w:pPr>
            <w:ins w:id="371" w:author="Najmul Haider" w:date="2024-10-27T16:01:00Z" w16du:dateUtc="2024-10-27T16:01:00Z">
              <w:r w:rsidRPr="00E603DE">
                <w:rPr>
                  <w:rFonts w:ascii="Times New Roman" w:hAnsi="Times New Roman" w:cs="Times New Roman"/>
                  <w:sz w:val="24"/>
                  <w:szCs w:val="24"/>
                </w:rPr>
                <w:t xml:space="preserve">Seasonal </w:t>
              </w:r>
            </w:ins>
            <w:del w:id="372" w:author="Najmul Haider" w:date="2024-10-27T16:00:00Z" w16du:dateUtc="2024-10-27T16:00:00Z">
              <w:r w:rsidR="005E6E3A" w:rsidRPr="00E603DE" w:rsidDel="001D3C4E">
                <w:rPr>
                  <w:rFonts w:ascii="Times New Roman" w:hAnsi="Times New Roman" w:cs="Times New Roman"/>
                  <w:sz w:val="24"/>
                  <w:szCs w:val="24"/>
                </w:rPr>
                <w:delText>Monthly</w:delText>
              </w:r>
            </w:del>
            <w:r w:rsidR="005E6E3A" w:rsidRPr="00E603DE">
              <w:rPr>
                <w:rFonts w:ascii="Times New Roman" w:hAnsi="Times New Roman" w:cs="Times New Roman"/>
                <w:sz w:val="24"/>
                <w:szCs w:val="24"/>
              </w:rPr>
              <w:t xml:space="preserve"> </w:t>
            </w:r>
            <w:ins w:id="373" w:author="Mohammad Nayeem Hasan" w:date="2024-10-30T23:10:00Z" w16du:dateUtc="2024-10-30T17:10:00Z">
              <w:r w:rsidR="008514D7" w:rsidRPr="00E603DE">
                <w:rPr>
                  <w:rFonts w:ascii="Times New Roman" w:hAnsi="Times New Roman" w:cs="Times New Roman"/>
                  <w:sz w:val="24"/>
                  <w:szCs w:val="24"/>
                </w:rPr>
                <w:t xml:space="preserve">Monthly </w:t>
              </w:r>
            </w:ins>
            <w:r w:rsidR="005E6E3A" w:rsidRPr="00E603DE">
              <w:rPr>
                <w:rFonts w:ascii="Times New Roman" w:hAnsi="Times New Roman" w:cs="Times New Roman"/>
                <w:sz w:val="24"/>
                <w:szCs w:val="24"/>
              </w:rPr>
              <w:t xml:space="preserve">Mean ARV used </w:t>
            </w:r>
            <w:r w:rsidR="005E6E3A" w:rsidRPr="00E603DE">
              <w:rPr>
                <w:rStyle w:val="label"/>
                <w:rFonts w:ascii="Times New Roman" w:hAnsi="Times New Roman" w:cs="Times New Roman"/>
                <w:sz w:val="24"/>
                <w:szCs w:val="24"/>
              </w:rPr>
              <w:t>(±SD)</w:t>
            </w:r>
          </w:p>
        </w:tc>
        <w:tc>
          <w:tcPr>
            <w:tcW w:w="0" w:type="auto"/>
          </w:tcPr>
          <w:p w14:paraId="3F189927" w14:textId="77777777" w:rsidR="006D4AC2" w:rsidRPr="006D4AC2" w:rsidRDefault="005E6E3A" w:rsidP="006D4AC2">
            <w:pPr>
              <w:spacing w:line="360" w:lineRule="auto"/>
              <w:jc w:val="both"/>
              <w:rPr>
                <w:ins w:id="374" w:author="Mohammad Nayeem Hasan" w:date="2024-11-01T18:43:00Z"/>
                <w:rFonts w:ascii="Times New Roman" w:hAnsi="Times New Roman" w:cs="Times New Roman"/>
                <w:sz w:val="24"/>
                <w:szCs w:val="24"/>
              </w:rPr>
            </w:pPr>
            <w:del w:id="375" w:author="Mohammad Nayeem Hasan" w:date="2024-11-01T18:43:00Z" w16du:dateUtc="2024-11-01T12:43:00Z">
              <w:r w:rsidRPr="00E603DE" w:rsidDel="006D4AC2">
                <w:rPr>
                  <w:rFonts w:ascii="Times New Roman" w:hAnsi="Times New Roman" w:cs="Times New Roman"/>
                  <w:sz w:val="24"/>
                  <w:szCs w:val="24"/>
                </w:rPr>
                <w:delText xml:space="preserve">16728.54 </w:delText>
              </w:r>
            </w:del>
            <w:ins w:id="376" w:author="Mohammad Nayeem Hasan" w:date="2024-11-01T18:43:00Z">
              <w:r w:rsidR="006D4AC2" w:rsidRPr="006D4AC2">
                <w:rPr>
                  <w:rFonts w:ascii="Times New Roman" w:hAnsi="Times New Roman" w:cs="Times New Roman"/>
                  <w:sz w:val="24"/>
                  <w:szCs w:val="24"/>
                </w:rPr>
                <w:t>9468.23</w:t>
              </w:r>
            </w:ins>
          </w:p>
          <w:p w14:paraId="43EE5FB1" w14:textId="341800EA" w:rsidR="005E6E3A" w:rsidRPr="00E603DE" w:rsidRDefault="005E6E3A">
            <w:pPr>
              <w:spacing w:line="360" w:lineRule="auto"/>
              <w:jc w:val="both"/>
              <w:rPr>
                <w:rFonts w:ascii="Times New Roman" w:hAnsi="Times New Roman" w:cs="Times New Roman"/>
                <w:sz w:val="24"/>
                <w:szCs w:val="24"/>
              </w:rPr>
              <w:pPrChange w:id="377" w:author="Mohammad Nayeem Hasan" w:date="2024-11-01T03:11:00Z" w16du:dateUtc="2024-10-31T21:11:00Z">
                <w:pPr>
                  <w:jc w:val="both"/>
                </w:pPr>
              </w:pPrChange>
            </w:pPr>
            <w:r w:rsidRPr="00E603DE">
              <w:rPr>
                <w:rStyle w:val="label"/>
                <w:rFonts w:ascii="Times New Roman" w:hAnsi="Times New Roman" w:cs="Times New Roman"/>
                <w:sz w:val="24"/>
                <w:szCs w:val="24"/>
              </w:rPr>
              <w:t xml:space="preserve">± </w:t>
            </w:r>
            <w:ins w:id="378" w:author="Mohammad Nayeem Hasan" w:date="2024-11-01T18:43:00Z">
              <w:r w:rsidR="006D4AC2" w:rsidRPr="006D4AC2">
                <w:rPr>
                  <w:rFonts w:ascii="Times New Roman" w:hAnsi="Times New Roman" w:cs="Times New Roman"/>
                  <w:sz w:val="24"/>
                  <w:szCs w:val="24"/>
                </w:rPr>
                <w:t>8997.03</w:t>
              </w:r>
            </w:ins>
            <w:del w:id="379" w:author="Mohammad Nayeem Hasan" w:date="2024-11-01T18:43:00Z" w16du:dateUtc="2024-11-01T12:43:00Z">
              <w:r w:rsidRPr="00E603DE" w:rsidDel="006D4AC2">
                <w:rPr>
                  <w:rFonts w:ascii="Times New Roman" w:hAnsi="Times New Roman" w:cs="Times New Roman"/>
                  <w:sz w:val="24"/>
                  <w:szCs w:val="24"/>
                </w:rPr>
                <w:delText>6007.1</w:delText>
              </w:r>
            </w:del>
          </w:p>
        </w:tc>
        <w:tc>
          <w:tcPr>
            <w:tcW w:w="0" w:type="auto"/>
          </w:tcPr>
          <w:p w14:paraId="31EA2FC5" w14:textId="2692E05C" w:rsidR="005E6E3A" w:rsidRPr="00E603DE" w:rsidRDefault="006D4AC2">
            <w:pPr>
              <w:spacing w:line="360" w:lineRule="auto"/>
              <w:jc w:val="both"/>
              <w:rPr>
                <w:rFonts w:ascii="Times New Roman" w:hAnsi="Times New Roman" w:cs="Times New Roman"/>
                <w:sz w:val="24"/>
                <w:szCs w:val="24"/>
              </w:rPr>
              <w:pPrChange w:id="380" w:author="Mohammad Nayeem Hasan" w:date="2024-11-01T03:11:00Z" w16du:dateUtc="2024-10-31T21:11:00Z">
                <w:pPr>
                  <w:jc w:val="both"/>
                </w:pPr>
              </w:pPrChange>
            </w:pPr>
            <w:ins w:id="381" w:author="Mohammad Nayeem Hasan" w:date="2024-11-01T18:44:00Z">
              <w:r w:rsidRPr="006D4AC2">
                <w:rPr>
                  <w:rFonts w:ascii="Times New Roman" w:hAnsi="Times New Roman" w:cs="Times New Roman"/>
                  <w:sz w:val="24"/>
                  <w:szCs w:val="24"/>
                </w:rPr>
                <w:t>9061.28</w:t>
              </w:r>
            </w:ins>
            <w:del w:id="382" w:author="Mohammad Nayeem Hasan" w:date="2024-11-01T18:44:00Z" w16du:dateUtc="2024-11-01T12:44:00Z">
              <w:r w:rsidR="005E6E3A" w:rsidRPr="00E603DE" w:rsidDel="006D4AC2">
                <w:rPr>
                  <w:rFonts w:ascii="Times New Roman" w:hAnsi="Times New Roman" w:cs="Times New Roman"/>
                  <w:sz w:val="24"/>
                  <w:szCs w:val="24"/>
                </w:rPr>
                <w:delText>16333.74</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383" w:author="Mohammad Nayeem Hasan" w:date="2024-11-01T18:44:00Z">
              <w:r w:rsidRPr="006D4AC2">
                <w:rPr>
                  <w:rFonts w:ascii="Times New Roman" w:hAnsi="Times New Roman" w:cs="Times New Roman"/>
                  <w:sz w:val="24"/>
                  <w:szCs w:val="24"/>
                </w:rPr>
                <w:t>8466.25</w:t>
              </w:r>
            </w:ins>
            <w:del w:id="384" w:author="Mohammad Nayeem Hasan" w:date="2024-11-01T18:44:00Z" w16du:dateUtc="2024-11-01T12:44:00Z">
              <w:r w:rsidR="005E6E3A" w:rsidRPr="00E603DE" w:rsidDel="006D4AC2">
                <w:rPr>
                  <w:rFonts w:ascii="Times New Roman" w:hAnsi="Times New Roman" w:cs="Times New Roman"/>
                  <w:sz w:val="24"/>
                  <w:szCs w:val="24"/>
                </w:rPr>
                <w:delText>5606.15</w:delText>
              </w:r>
            </w:del>
          </w:p>
          <w:p w14:paraId="2AD9DB0D" w14:textId="003770C3" w:rsidR="005E6E3A" w:rsidRPr="00E603DE" w:rsidRDefault="005E6E3A">
            <w:pPr>
              <w:spacing w:line="360" w:lineRule="auto"/>
              <w:jc w:val="both"/>
              <w:rPr>
                <w:rFonts w:ascii="Times New Roman" w:hAnsi="Times New Roman" w:cs="Times New Roman"/>
                <w:sz w:val="24"/>
                <w:szCs w:val="24"/>
              </w:rPr>
              <w:pPrChange w:id="385" w:author="Mohammad Nayeem Hasan" w:date="2024-11-01T03:11:00Z" w16du:dateUtc="2024-10-31T21:11:00Z">
                <w:pPr>
                  <w:jc w:val="both"/>
                </w:pPr>
              </w:pPrChange>
            </w:pPr>
          </w:p>
        </w:tc>
        <w:tc>
          <w:tcPr>
            <w:tcW w:w="0" w:type="auto"/>
          </w:tcPr>
          <w:p w14:paraId="05E020D2" w14:textId="77777777" w:rsidR="00AC4EFA" w:rsidRPr="00AC4EFA" w:rsidRDefault="00AC4EFA" w:rsidP="00AC4EFA">
            <w:pPr>
              <w:spacing w:line="360" w:lineRule="auto"/>
              <w:jc w:val="both"/>
              <w:rPr>
                <w:ins w:id="386" w:author="Mohammad Nayeem Hasan" w:date="2024-11-01T18:55:00Z"/>
                <w:rFonts w:ascii="Times New Roman" w:hAnsi="Times New Roman" w:cs="Times New Roman"/>
                <w:sz w:val="24"/>
                <w:szCs w:val="24"/>
              </w:rPr>
            </w:pPr>
            <w:ins w:id="387" w:author="Mohammad Nayeem Hasan" w:date="2024-11-01T18:55:00Z">
              <w:r w:rsidRPr="00AC4EFA">
                <w:rPr>
                  <w:rFonts w:ascii="Times New Roman" w:hAnsi="Times New Roman" w:cs="Times New Roman"/>
                  <w:sz w:val="24"/>
                  <w:szCs w:val="24"/>
                </w:rPr>
                <w:t>13648.69</w:t>
              </w:r>
            </w:ins>
            <w:del w:id="388" w:author="Mohammad Nayeem Hasan" w:date="2024-11-01T18:55:00Z" w16du:dateUtc="2024-11-01T12:55:00Z">
              <w:r w:rsidR="003A43E3" w:rsidRPr="00E603DE" w:rsidDel="00AC4EFA">
                <w:rPr>
                  <w:rFonts w:ascii="Times New Roman" w:hAnsi="Times New Roman" w:cs="Times New Roman"/>
                  <w:sz w:val="24"/>
                  <w:szCs w:val="24"/>
                </w:rPr>
                <w:delText>18898.19</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389" w:author="Mohammad Nayeem Hasan" w:date="2024-11-01T18:55:00Z">
              <w:r w:rsidRPr="00AC4EFA">
                <w:rPr>
                  <w:rFonts w:ascii="Times New Roman" w:hAnsi="Times New Roman" w:cs="Times New Roman"/>
                  <w:sz w:val="24"/>
                  <w:szCs w:val="24"/>
                </w:rPr>
                <w:t>10106.91</w:t>
              </w:r>
            </w:ins>
          </w:p>
          <w:p w14:paraId="494385E7" w14:textId="0257D86F" w:rsidR="005E6E3A" w:rsidRPr="00E603DE" w:rsidRDefault="003A43E3">
            <w:pPr>
              <w:spacing w:line="360" w:lineRule="auto"/>
              <w:jc w:val="both"/>
              <w:rPr>
                <w:rFonts w:ascii="Times New Roman" w:hAnsi="Times New Roman" w:cs="Times New Roman"/>
                <w:sz w:val="24"/>
                <w:szCs w:val="24"/>
              </w:rPr>
              <w:pPrChange w:id="390" w:author="Mohammad Nayeem Hasan" w:date="2024-11-01T03:11:00Z" w16du:dateUtc="2024-10-31T21:11:00Z">
                <w:pPr>
                  <w:jc w:val="both"/>
                </w:pPr>
              </w:pPrChange>
            </w:pPr>
            <w:del w:id="391" w:author="Mohammad Nayeem Hasan" w:date="2024-11-01T18:55:00Z" w16du:dateUtc="2024-11-01T12:55:00Z">
              <w:r w:rsidRPr="00E603DE" w:rsidDel="00AC4EFA">
                <w:rPr>
                  <w:rFonts w:ascii="Times New Roman" w:hAnsi="Times New Roman" w:cs="Times New Roman"/>
                  <w:sz w:val="24"/>
                  <w:szCs w:val="24"/>
                </w:rPr>
                <w:delText>6407.58</w:delText>
              </w:r>
            </w:del>
          </w:p>
        </w:tc>
        <w:tc>
          <w:tcPr>
            <w:tcW w:w="0" w:type="auto"/>
          </w:tcPr>
          <w:p w14:paraId="02B53BB9" w14:textId="4A90DA51" w:rsidR="005E6E3A" w:rsidRPr="00E603DE" w:rsidRDefault="005E6E3A">
            <w:pPr>
              <w:spacing w:line="360" w:lineRule="auto"/>
              <w:jc w:val="both"/>
              <w:rPr>
                <w:rFonts w:ascii="Times New Roman" w:hAnsi="Times New Roman" w:cs="Times New Roman"/>
                <w:sz w:val="24"/>
                <w:szCs w:val="24"/>
              </w:rPr>
              <w:pPrChange w:id="392" w:author="Mohammad Nayeem Hasan" w:date="2024-11-01T03:11:00Z" w16du:dateUtc="2024-10-31T21:11:00Z">
                <w:pPr>
                  <w:jc w:val="both"/>
                </w:pPr>
              </w:pPrChange>
            </w:pPr>
            <w:r w:rsidRPr="00E603DE">
              <w:rPr>
                <w:rFonts w:ascii="Times New Roman" w:hAnsi="Times New Roman" w:cs="Times New Roman"/>
                <w:sz w:val="24"/>
                <w:szCs w:val="24"/>
              </w:rPr>
              <w:t xml:space="preserve">17287.26 </w:t>
            </w:r>
            <w:r w:rsidRPr="00E603DE">
              <w:rPr>
                <w:rStyle w:val="label"/>
                <w:rFonts w:ascii="Times New Roman" w:hAnsi="Times New Roman" w:cs="Times New Roman"/>
                <w:sz w:val="24"/>
                <w:szCs w:val="24"/>
              </w:rPr>
              <w:t xml:space="preserve">± </w:t>
            </w:r>
            <w:del w:id="393" w:author="Mohammad Nayeem Hasan" w:date="2024-11-01T18:40:00Z" w16du:dateUtc="2024-11-01T12:40:00Z">
              <w:r w:rsidRPr="00E603DE" w:rsidDel="00AB0FCE">
                <w:rPr>
                  <w:rFonts w:ascii="Times New Roman" w:hAnsi="Times New Roman" w:cs="Times New Roman"/>
                  <w:sz w:val="24"/>
                  <w:szCs w:val="24"/>
                </w:rPr>
                <w:delText>6055.03</w:delText>
              </w:r>
            </w:del>
            <w:ins w:id="394" w:author="Mohammad Nayeem Hasan" w:date="2024-11-01T18:40:00Z">
              <w:r w:rsidR="00AB0FCE" w:rsidRPr="00AB0FCE">
                <w:rPr>
                  <w:rFonts w:ascii="Times New Roman" w:hAnsi="Times New Roman" w:cs="Times New Roman"/>
                  <w:sz w:val="24"/>
                  <w:szCs w:val="24"/>
                </w:rPr>
                <w:t>1972.5</w:t>
              </w:r>
            </w:ins>
          </w:p>
        </w:tc>
        <w:tc>
          <w:tcPr>
            <w:tcW w:w="0" w:type="auto"/>
          </w:tcPr>
          <w:p w14:paraId="7DC0CBF2" w14:textId="2BB5C653" w:rsidR="005E6E3A" w:rsidRPr="00E603DE" w:rsidRDefault="00CB537C">
            <w:pPr>
              <w:spacing w:line="360" w:lineRule="auto"/>
              <w:jc w:val="both"/>
              <w:rPr>
                <w:rFonts w:ascii="Times New Roman" w:hAnsi="Times New Roman" w:cs="Times New Roman"/>
                <w:sz w:val="24"/>
                <w:szCs w:val="24"/>
              </w:rPr>
              <w:pPrChange w:id="395" w:author="Mohammad Nayeem Hasan" w:date="2024-11-01T03:11:00Z" w16du:dateUtc="2024-10-31T21:11:00Z">
                <w:pPr>
                  <w:jc w:val="both"/>
                </w:pPr>
              </w:pPrChange>
            </w:pPr>
            <w:r w:rsidRPr="00E603DE">
              <w:rPr>
                <w:rFonts w:ascii="Times New Roman" w:hAnsi="Times New Roman" w:cs="Times New Roman"/>
                <w:sz w:val="24"/>
                <w:szCs w:val="24"/>
              </w:rPr>
              <w:t>0.059</w:t>
            </w:r>
          </w:p>
        </w:tc>
      </w:tr>
      <w:tr w:rsidR="00E662E2" w:rsidRPr="003D5D04" w14:paraId="1539D919" w14:textId="77777777" w:rsidTr="007E5D3F">
        <w:tc>
          <w:tcPr>
            <w:tcW w:w="0" w:type="auto"/>
          </w:tcPr>
          <w:p w14:paraId="513F7650" w14:textId="03BA0D88" w:rsidR="005E6E3A" w:rsidRPr="00E603DE" w:rsidRDefault="001D3C4E">
            <w:pPr>
              <w:spacing w:line="360" w:lineRule="auto"/>
              <w:jc w:val="both"/>
              <w:rPr>
                <w:rFonts w:ascii="Times New Roman" w:hAnsi="Times New Roman" w:cs="Times New Roman"/>
                <w:sz w:val="24"/>
                <w:szCs w:val="24"/>
              </w:rPr>
              <w:pPrChange w:id="396" w:author="Mohammad Nayeem Hasan" w:date="2024-11-01T03:11:00Z" w16du:dateUtc="2024-10-31T21:11:00Z">
                <w:pPr>
                  <w:jc w:val="both"/>
                </w:pPr>
              </w:pPrChange>
            </w:pPr>
            <w:ins w:id="397" w:author="Najmul Haider" w:date="2024-10-27T16:01:00Z" w16du:dateUtc="2024-10-27T16:01:00Z">
              <w:r w:rsidRPr="00E603DE">
                <w:rPr>
                  <w:rFonts w:ascii="Times New Roman" w:hAnsi="Times New Roman" w:cs="Times New Roman"/>
                  <w:sz w:val="24"/>
                  <w:szCs w:val="24"/>
                </w:rPr>
                <w:t>Seasonal</w:t>
              </w:r>
            </w:ins>
            <w:del w:id="398" w:author="Najmul Haider" w:date="2024-10-27T16:01:00Z" w16du:dateUtc="2024-10-27T16:01:00Z">
              <w:r w:rsidR="005E6E3A" w:rsidRPr="00E603DE" w:rsidDel="001D3C4E">
                <w:rPr>
                  <w:rFonts w:ascii="Times New Roman" w:hAnsi="Times New Roman" w:cs="Times New Roman"/>
                  <w:sz w:val="24"/>
                  <w:szCs w:val="24"/>
                </w:rPr>
                <w:delText>Monthly</w:delText>
              </w:r>
            </w:del>
            <w:r w:rsidR="005E6E3A" w:rsidRPr="00E603DE">
              <w:rPr>
                <w:rFonts w:ascii="Times New Roman" w:hAnsi="Times New Roman" w:cs="Times New Roman"/>
                <w:sz w:val="24"/>
                <w:szCs w:val="24"/>
              </w:rPr>
              <w:t xml:space="preserve"> </w:t>
            </w:r>
            <w:ins w:id="399" w:author="Mohammad Nayeem Hasan" w:date="2024-10-30T23:10:00Z" w16du:dateUtc="2024-10-30T17:10:00Z">
              <w:r w:rsidR="008514D7" w:rsidRPr="00E603DE">
                <w:rPr>
                  <w:rFonts w:ascii="Times New Roman" w:hAnsi="Times New Roman" w:cs="Times New Roman"/>
                  <w:sz w:val="24"/>
                  <w:szCs w:val="24"/>
                </w:rPr>
                <w:t xml:space="preserve">Monthly </w:t>
              </w:r>
            </w:ins>
            <w:r w:rsidR="005E6E3A" w:rsidRPr="00E603DE">
              <w:rPr>
                <w:rFonts w:ascii="Times New Roman" w:hAnsi="Times New Roman" w:cs="Times New Roman"/>
                <w:sz w:val="24"/>
                <w:szCs w:val="24"/>
              </w:rPr>
              <w:t xml:space="preserve">Mean MDV used </w:t>
            </w:r>
            <w:r w:rsidR="005E6E3A" w:rsidRPr="00E603DE">
              <w:rPr>
                <w:rStyle w:val="label"/>
                <w:rFonts w:ascii="Times New Roman" w:hAnsi="Times New Roman" w:cs="Times New Roman"/>
                <w:sz w:val="24"/>
                <w:szCs w:val="24"/>
              </w:rPr>
              <w:t>(±SD)</w:t>
            </w:r>
          </w:p>
        </w:tc>
        <w:tc>
          <w:tcPr>
            <w:tcW w:w="0" w:type="auto"/>
          </w:tcPr>
          <w:p w14:paraId="1A0BA3A7" w14:textId="77777777" w:rsidR="00271036" w:rsidRPr="00271036" w:rsidRDefault="00271036" w:rsidP="00271036">
            <w:pPr>
              <w:spacing w:line="360" w:lineRule="auto"/>
              <w:jc w:val="both"/>
              <w:rPr>
                <w:ins w:id="400" w:author="Mohammad Nayeem Hasan" w:date="2024-11-01T18:59:00Z"/>
                <w:rFonts w:ascii="Times New Roman" w:hAnsi="Times New Roman" w:cs="Times New Roman"/>
                <w:sz w:val="24"/>
                <w:szCs w:val="24"/>
              </w:rPr>
            </w:pPr>
            <w:ins w:id="401" w:author="Mohammad Nayeem Hasan" w:date="2024-11-01T18:59:00Z">
              <w:r w:rsidRPr="00271036">
                <w:rPr>
                  <w:rFonts w:ascii="Times New Roman" w:hAnsi="Times New Roman" w:cs="Times New Roman"/>
                  <w:sz w:val="24"/>
                  <w:szCs w:val="24"/>
                </w:rPr>
                <w:t>8702.23</w:t>
              </w:r>
            </w:ins>
          </w:p>
          <w:p w14:paraId="0AAACB9C" w14:textId="2BC63A7B" w:rsidR="005E6E3A" w:rsidRPr="00F74886" w:rsidRDefault="005E6E3A">
            <w:pPr>
              <w:spacing w:line="360" w:lineRule="auto"/>
              <w:jc w:val="both"/>
              <w:rPr>
                <w:rFonts w:ascii="Times New Roman" w:hAnsi="Times New Roman" w:cs="Times New Roman"/>
                <w:rPrChange w:id="402" w:author="Mohammad Nayeem Hasan" w:date="2024-11-01T17:24:00Z" w16du:dateUtc="2024-11-01T11:24:00Z">
                  <w:rPr>
                    <w:rFonts w:ascii="Times New Roman" w:hAnsi="Times New Roman" w:cs="Times New Roman"/>
                    <w:sz w:val="24"/>
                    <w:szCs w:val="24"/>
                  </w:rPr>
                </w:rPrChange>
              </w:rPr>
              <w:pPrChange w:id="403" w:author="Mohammad Nayeem Hasan" w:date="2024-11-01T03:11:00Z" w16du:dateUtc="2024-10-31T21:11:00Z">
                <w:pPr>
                  <w:jc w:val="both"/>
                </w:pPr>
              </w:pPrChange>
            </w:pPr>
            <w:del w:id="404" w:author="Mohammad Nayeem Hasan" w:date="2024-11-01T15:54:00Z" w16du:dateUtc="2024-11-01T09:54:00Z">
              <w:r w:rsidRPr="00E603DE" w:rsidDel="00E0037E">
                <w:rPr>
                  <w:rFonts w:ascii="Times New Roman" w:hAnsi="Times New Roman" w:cs="Times New Roman"/>
                  <w:sz w:val="24"/>
                  <w:szCs w:val="24"/>
                </w:rPr>
                <w:delText>2</w:delText>
              </w:r>
            </w:del>
            <w:del w:id="405" w:author="Mohammad Nayeem Hasan" w:date="2024-11-01T15:53:00Z" w16du:dateUtc="2024-11-01T09:53:00Z">
              <w:r w:rsidRPr="00E603DE" w:rsidDel="00E0037E">
                <w:rPr>
                  <w:rFonts w:ascii="Times New Roman" w:hAnsi="Times New Roman" w:cs="Times New Roman"/>
                  <w:sz w:val="24"/>
                  <w:szCs w:val="24"/>
                </w:rPr>
                <w:delText>5</w:delText>
              </w:r>
            </w:del>
            <w:del w:id="406" w:author="Mohammad Nayeem Hasan" w:date="2024-11-01T15:54:00Z" w16du:dateUtc="2024-11-01T09:54:00Z">
              <w:r w:rsidRPr="00E603DE" w:rsidDel="00E0037E">
                <w:rPr>
                  <w:rFonts w:ascii="Times New Roman" w:hAnsi="Times New Roman" w:cs="Times New Roman"/>
                  <w:sz w:val="24"/>
                  <w:szCs w:val="24"/>
                </w:rPr>
                <w:delText>215.56</w:delText>
              </w:r>
            </w:del>
            <w:del w:id="407" w:author="Mohammad Nayeem Hasan" w:date="2024-11-01T18:59:00Z" w16du:dateUtc="2024-11-01T12:59:00Z">
              <w:r w:rsidRPr="00E603DE" w:rsidDel="00271036">
                <w:rPr>
                  <w:rFonts w:ascii="Times New Roman" w:hAnsi="Times New Roman" w:cs="Times New Roman"/>
                  <w:sz w:val="24"/>
                  <w:szCs w:val="24"/>
                </w:rPr>
                <w:delText xml:space="preserve"> </w:delText>
              </w:r>
            </w:del>
            <w:r w:rsidRPr="00E603DE">
              <w:rPr>
                <w:rStyle w:val="label"/>
                <w:rFonts w:ascii="Times New Roman" w:hAnsi="Times New Roman" w:cs="Times New Roman"/>
                <w:sz w:val="24"/>
                <w:szCs w:val="24"/>
              </w:rPr>
              <w:t>±</w:t>
            </w:r>
            <w:ins w:id="408" w:author="Mohammad Nayeem Hasan" w:date="2024-11-01T15:54:00Z" w16du:dateUtc="2024-11-01T09:54:00Z">
              <w:r w:rsidR="00E0037E" w:rsidRPr="00E603DE">
                <w:rPr>
                  <w:rFonts w:ascii="Times New Roman" w:hAnsi="Times New Roman" w:cs="Times New Roman"/>
                  <w:rPrChange w:id="409" w:author="Mohammad Nayeem Hasan" w:date="2024-11-01T15:54:00Z" w16du:dateUtc="2024-11-01T09:54:00Z">
                    <w:rPr/>
                  </w:rPrChange>
                </w:rPr>
                <w:t xml:space="preserve"> </w:t>
              </w:r>
            </w:ins>
            <w:ins w:id="410" w:author="Mohammad Nayeem Hasan" w:date="2024-11-01T18:59:00Z">
              <w:r w:rsidR="00271036" w:rsidRPr="00271036">
                <w:rPr>
                  <w:rFonts w:ascii="Times New Roman" w:hAnsi="Times New Roman" w:cs="Times New Roman"/>
                </w:rPr>
                <w:t>19515.64</w:t>
              </w:r>
            </w:ins>
            <w:del w:id="411" w:author="Mohammad Nayeem Hasan" w:date="2024-11-01T15:54:00Z" w16du:dateUtc="2024-11-01T09:54:00Z">
              <w:r w:rsidRPr="00E603DE" w:rsidDel="00E0037E">
                <w:rPr>
                  <w:rStyle w:val="label"/>
                  <w:rFonts w:ascii="Times New Roman" w:hAnsi="Times New Roman" w:cs="Times New Roman"/>
                  <w:sz w:val="24"/>
                  <w:szCs w:val="24"/>
                </w:rPr>
                <w:delText xml:space="preserve"> </w:delText>
              </w:r>
              <w:r w:rsidRPr="00E603DE" w:rsidDel="00E0037E">
                <w:rPr>
                  <w:rFonts w:ascii="Times New Roman" w:hAnsi="Times New Roman" w:cs="Times New Roman"/>
                  <w:sz w:val="24"/>
                  <w:szCs w:val="24"/>
                </w:rPr>
                <w:delText>33140.46</w:delText>
              </w:r>
            </w:del>
          </w:p>
        </w:tc>
        <w:tc>
          <w:tcPr>
            <w:tcW w:w="0" w:type="auto"/>
          </w:tcPr>
          <w:p w14:paraId="42F658E5" w14:textId="77777777" w:rsidR="00271036" w:rsidRPr="00271036" w:rsidRDefault="00271036" w:rsidP="00271036">
            <w:pPr>
              <w:spacing w:line="360" w:lineRule="auto"/>
              <w:jc w:val="both"/>
              <w:rPr>
                <w:ins w:id="412" w:author="Mohammad Nayeem Hasan" w:date="2024-11-01T19:00:00Z"/>
                <w:rFonts w:ascii="Times New Roman" w:hAnsi="Times New Roman" w:cs="Times New Roman"/>
                <w:sz w:val="24"/>
                <w:szCs w:val="24"/>
              </w:rPr>
            </w:pPr>
            <w:ins w:id="413" w:author="Mohammad Nayeem Hasan" w:date="2024-11-01T19:00:00Z">
              <w:r w:rsidRPr="00271036">
                <w:rPr>
                  <w:rFonts w:ascii="Times New Roman" w:hAnsi="Times New Roman" w:cs="Times New Roman"/>
                  <w:sz w:val="24"/>
                  <w:szCs w:val="24"/>
                </w:rPr>
                <w:t>3824.14</w:t>
              </w:r>
            </w:ins>
          </w:p>
          <w:p w14:paraId="2E3B51A6" w14:textId="3BF72818" w:rsidR="005E6E3A" w:rsidRPr="00E603DE" w:rsidRDefault="005E6E3A">
            <w:pPr>
              <w:spacing w:line="360" w:lineRule="auto"/>
              <w:jc w:val="both"/>
              <w:rPr>
                <w:rFonts w:ascii="Times New Roman" w:hAnsi="Times New Roman" w:cs="Times New Roman"/>
                <w:sz w:val="24"/>
                <w:szCs w:val="24"/>
              </w:rPr>
              <w:pPrChange w:id="414" w:author="Mohammad Nayeem Hasan" w:date="2024-11-01T03:11:00Z" w16du:dateUtc="2024-10-31T21:11:00Z">
                <w:pPr>
                  <w:jc w:val="both"/>
                </w:pPr>
              </w:pPrChange>
            </w:pPr>
            <w:del w:id="415" w:author="Mohammad Nayeem Hasan" w:date="2024-11-01T15:57:00Z" w16du:dateUtc="2024-11-01T09:57:00Z">
              <w:r w:rsidRPr="00E603DE" w:rsidDel="00A328BD">
                <w:rPr>
                  <w:rFonts w:ascii="Times New Roman" w:hAnsi="Times New Roman" w:cs="Times New Roman"/>
                  <w:sz w:val="24"/>
                  <w:szCs w:val="24"/>
                </w:rPr>
                <w:delText>11771.7</w:delText>
              </w:r>
            </w:del>
            <w:del w:id="416" w:author="Mohammad Nayeem Hasan" w:date="2024-11-01T19:00:00Z" w16du:dateUtc="2024-11-01T13:00:00Z">
              <w:r w:rsidRPr="00E603DE" w:rsidDel="00271036">
                <w:rPr>
                  <w:rFonts w:ascii="Times New Roman" w:hAnsi="Times New Roman" w:cs="Times New Roman"/>
                  <w:sz w:val="24"/>
                  <w:szCs w:val="24"/>
                </w:rPr>
                <w:delText xml:space="preserve"> </w:delText>
              </w:r>
            </w:del>
            <w:r w:rsidRPr="00E603DE">
              <w:rPr>
                <w:rStyle w:val="label"/>
                <w:rFonts w:ascii="Times New Roman" w:hAnsi="Times New Roman" w:cs="Times New Roman"/>
                <w:sz w:val="24"/>
                <w:szCs w:val="24"/>
              </w:rPr>
              <w:t xml:space="preserve">± </w:t>
            </w:r>
            <w:del w:id="417" w:author="Mohammad Nayeem Hasan" w:date="2024-11-01T16:11:00Z" w16du:dateUtc="2024-11-01T10:11:00Z">
              <w:r w:rsidRPr="00E603DE" w:rsidDel="00F83230">
                <w:rPr>
                  <w:rFonts w:ascii="Times New Roman" w:hAnsi="Times New Roman" w:cs="Times New Roman"/>
                  <w:sz w:val="24"/>
                  <w:szCs w:val="24"/>
                </w:rPr>
                <w:delText>23753.09</w:delText>
              </w:r>
            </w:del>
            <w:ins w:id="418" w:author="Mohammad Nayeem Hasan" w:date="2024-11-01T19:00:00Z">
              <w:r w:rsidR="00271036" w:rsidRPr="00271036">
                <w:rPr>
                  <w:rFonts w:ascii="Times New Roman" w:hAnsi="Times New Roman" w:cs="Times New Roman"/>
                  <w:sz w:val="24"/>
                  <w:szCs w:val="24"/>
                </w:rPr>
                <w:t>10224.12</w:t>
              </w:r>
            </w:ins>
          </w:p>
          <w:p w14:paraId="5551CC67" w14:textId="34B81E74" w:rsidR="005E6E3A" w:rsidRPr="00E603DE" w:rsidRDefault="005E6E3A">
            <w:pPr>
              <w:spacing w:line="360" w:lineRule="auto"/>
              <w:jc w:val="both"/>
              <w:rPr>
                <w:rFonts w:ascii="Times New Roman" w:hAnsi="Times New Roman" w:cs="Times New Roman"/>
                <w:sz w:val="24"/>
                <w:szCs w:val="24"/>
              </w:rPr>
              <w:pPrChange w:id="419" w:author="Mohammad Nayeem Hasan" w:date="2024-11-01T03:11:00Z" w16du:dateUtc="2024-10-31T21:11:00Z">
                <w:pPr>
                  <w:jc w:val="both"/>
                </w:pPr>
              </w:pPrChange>
            </w:pPr>
          </w:p>
        </w:tc>
        <w:tc>
          <w:tcPr>
            <w:tcW w:w="0" w:type="auto"/>
          </w:tcPr>
          <w:p w14:paraId="05A55BBB" w14:textId="0FBF2B25" w:rsidR="00271036" w:rsidRPr="00271036" w:rsidRDefault="007E06AC" w:rsidP="00271036">
            <w:pPr>
              <w:spacing w:line="360" w:lineRule="auto"/>
              <w:jc w:val="both"/>
              <w:rPr>
                <w:ins w:id="420" w:author="Mohammad Nayeem Hasan" w:date="2024-11-01T19:00:00Z"/>
                <w:rFonts w:ascii="Times New Roman" w:hAnsi="Times New Roman" w:cs="Times New Roman"/>
                <w:sz w:val="24"/>
                <w:szCs w:val="24"/>
              </w:rPr>
            </w:pPr>
            <w:ins w:id="421" w:author="Mohammad Nayeem Hasan" w:date="2024-11-01T19:03:00Z">
              <w:r w:rsidRPr="007E06AC">
                <w:rPr>
                  <w:rFonts w:ascii="Times New Roman" w:hAnsi="Times New Roman" w:cs="Times New Roman"/>
                  <w:sz w:val="24"/>
                  <w:szCs w:val="24"/>
                </w:rPr>
                <w:t>2205.75</w:t>
              </w:r>
            </w:ins>
            <w:del w:id="422" w:author="Mohammad Nayeem Hasan" w:date="2024-11-01T16:12:00Z" w16du:dateUtc="2024-11-01T10:12:00Z">
              <w:r w:rsidR="003A43E3" w:rsidRPr="00E603DE" w:rsidDel="00265602">
                <w:rPr>
                  <w:rFonts w:ascii="Times New Roman" w:hAnsi="Times New Roman" w:cs="Times New Roman"/>
                  <w:sz w:val="24"/>
                  <w:szCs w:val="24"/>
                </w:rPr>
                <w:delText>16453.92</w:delText>
              </w:r>
            </w:del>
            <w:del w:id="423" w:author="Mohammad Nayeem Hasan" w:date="2024-11-01T19:00:00Z" w16du:dateUtc="2024-11-01T13:00:00Z">
              <w:r w:rsidR="005E6E3A" w:rsidRPr="00E603DE" w:rsidDel="00271036">
                <w:rPr>
                  <w:rFonts w:ascii="Times New Roman" w:hAnsi="Times New Roman" w:cs="Times New Roman"/>
                  <w:sz w:val="24"/>
                  <w:szCs w:val="24"/>
                </w:rPr>
                <w:delText xml:space="preserve"> </w:delText>
              </w:r>
            </w:del>
          </w:p>
          <w:p w14:paraId="39A45DC6" w14:textId="64A1F5B5" w:rsidR="003A43E3" w:rsidRPr="00E603DE" w:rsidRDefault="005E6E3A">
            <w:pPr>
              <w:spacing w:line="360" w:lineRule="auto"/>
              <w:jc w:val="both"/>
              <w:rPr>
                <w:rFonts w:ascii="Times New Roman" w:hAnsi="Times New Roman" w:cs="Times New Roman"/>
                <w:sz w:val="24"/>
                <w:szCs w:val="24"/>
              </w:rPr>
              <w:pPrChange w:id="424" w:author="Mohammad Nayeem Hasan" w:date="2024-11-01T03:11:00Z" w16du:dateUtc="2024-10-31T21:11:00Z">
                <w:pPr>
                  <w:jc w:val="both"/>
                </w:pPr>
              </w:pPrChange>
            </w:pPr>
            <w:r w:rsidRPr="00E603DE">
              <w:rPr>
                <w:rStyle w:val="label"/>
                <w:rFonts w:ascii="Times New Roman" w:hAnsi="Times New Roman" w:cs="Times New Roman"/>
                <w:sz w:val="24"/>
                <w:szCs w:val="24"/>
              </w:rPr>
              <w:t xml:space="preserve">± </w:t>
            </w:r>
            <w:ins w:id="425" w:author="Mohammad Nayeem Hasan" w:date="2024-11-01T19:03:00Z">
              <w:r w:rsidR="007E06AC" w:rsidRPr="007E06AC">
                <w:rPr>
                  <w:rFonts w:ascii="Times New Roman" w:hAnsi="Times New Roman" w:cs="Times New Roman"/>
                  <w:sz w:val="24"/>
                  <w:szCs w:val="24"/>
                </w:rPr>
                <w:t>6997.05</w:t>
              </w:r>
            </w:ins>
            <w:del w:id="426" w:author="Mohammad Nayeem Hasan" w:date="2024-11-01T16:13:00Z" w16du:dateUtc="2024-11-01T10:13:00Z">
              <w:r w:rsidR="003A43E3" w:rsidRPr="00E603DE" w:rsidDel="00265602">
                <w:rPr>
                  <w:rFonts w:ascii="Times New Roman" w:hAnsi="Times New Roman" w:cs="Times New Roman"/>
                  <w:sz w:val="24"/>
                  <w:szCs w:val="24"/>
                </w:rPr>
                <w:delText>32824.8</w:delText>
              </w:r>
            </w:del>
          </w:p>
          <w:p w14:paraId="2382926A" w14:textId="71AE5403" w:rsidR="005E6E3A" w:rsidRPr="00E603DE" w:rsidRDefault="005E6E3A">
            <w:pPr>
              <w:spacing w:line="360" w:lineRule="auto"/>
              <w:jc w:val="both"/>
              <w:rPr>
                <w:rFonts w:ascii="Times New Roman" w:hAnsi="Times New Roman" w:cs="Times New Roman"/>
                <w:sz w:val="24"/>
                <w:szCs w:val="24"/>
              </w:rPr>
              <w:pPrChange w:id="427" w:author="Mohammad Nayeem Hasan" w:date="2024-11-01T03:11:00Z" w16du:dateUtc="2024-10-31T21:11:00Z">
                <w:pPr>
                  <w:jc w:val="both"/>
                </w:pPr>
              </w:pPrChange>
            </w:pPr>
          </w:p>
        </w:tc>
        <w:tc>
          <w:tcPr>
            <w:tcW w:w="0" w:type="auto"/>
          </w:tcPr>
          <w:p w14:paraId="25CBFE3D" w14:textId="77777777" w:rsidR="00E662E2" w:rsidRPr="00E662E2" w:rsidRDefault="00E662E2" w:rsidP="00E662E2">
            <w:pPr>
              <w:spacing w:line="360" w:lineRule="auto"/>
              <w:jc w:val="both"/>
              <w:rPr>
                <w:ins w:id="428" w:author="Mohammad Nayeem Hasan" w:date="2024-11-01T18:59:00Z"/>
                <w:rFonts w:ascii="Times New Roman" w:hAnsi="Times New Roman" w:cs="Times New Roman"/>
                <w:sz w:val="24"/>
                <w:szCs w:val="24"/>
              </w:rPr>
            </w:pPr>
            <w:ins w:id="429" w:author="Mohammad Nayeem Hasan" w:date="2024-11-01T18:59:00Z">
              <w:r w:rsidRPr="00E662E2">
                <w:rPr>
                  <w:rFonts w:ascii="Times New Roman" w:hAnsi="Times New Roman" w:cs="Times New Roman"/>
                  <w:sz w:val="24"/>
                  <w:szCs w:val="24"/>
                </w:rPr>
                <w:t>15620.24</w:t>
              </w:r>
            </w:ins>
          </w:p>
          <w:p w14:paraId="5A644D4D" w14:textId="77777777" w:rsidR="00E662E2" w:rsidRPr="00E662E2" w:rsidRDefault="005E6E3A" w:rsidP="00E662E2">
            <w:pPr>
              <w:spacing w:line="360" w:lineRule="auto"/>
              <w:jc w:val="both"/>
              <w:rPr>
                <w:ins w:id="430" w:author="Mohammad Nayeem Hasan" w:date="2024-11-01T18:59:00Z"/>
                <w:rFonts w:ascii="Times New Roman" w:hAnsi="Times New Roman" w:cs="Times New Roman"/>
                <w:sz w:val="24"/>
                <w:szCs w:val="24"/>
              </w:rPr>
            </w:pPr>
            <w:del w:id="431" w:author="Mohammad Nayeem Hasan" w:date="2024-11-01T18:59:00Z" w16du:dateUtc="2024-11-01T12:59:00Z">
              <w:r w:rsidRPr="00E603DE" w:rsidDel="00E662E2">
                <w:rPr>
                  <w:rFonts w:ascii="Times New Roman" w:hAnsi="Times New Roman" w:cs="Times New Roman"/>
                  <w:sz w:val="24"/>
                  <w:szCs w:val="24"/>
                </w:rPr>
                <w:delText xml:space="preserve">16690.12 </w:delText>
              </w:r>
            </w:del>
            <w:r w:rsidRPr="00E603DE">
              <w:rPr>
                <w:rStyle w:val="label"/>
                <w:rFonts w:ascii="Times New Roman" w:hAnsi="Times New Roman" w:cs="Times New Roman"/>
                <w:sz w:val="24"/>
                <w:szCs w:val="24"/>
              </w:rPr>
              <w:t xml:space="preserve">± </w:t>
            </w:r>
            <w:ins w:id="432" w:author="Mohammad Nayeem Hasan" w:date="2024-11-01T18:59:00Z">
              <w:r w:rsidR="00E662E2" w:rsidRPr="00E662E2">
                <w:rPr>
                  <w:rFonts w:ascii="Times New Roman" w:hAnsi="Times New Roman" w:cs="Times New Roman"/>
                  <w:sz w:val="24"/>
                  <w:szCs w:val="24"/>
                </w:rPr>
                <w:t>8946.46</w:t>
              </w:r>
            </w:ins>
          </w:p>
          <w:p w14:paraId="3E1B761E" w14:textId="54F66A73" w:rsidR="005E6E3A" w:rsidRPr="00E603DE" w:rsidRDefault="005E6E3A">
            <w:pPr>
              <w:spacing w:line="360" w:lineRule="auto"/>
              <w:jc w:val="both"/>
              <w:rPr>
                <w:rFonts w:ascii="Times New Roman" w:hAnsi="Times New Roman" w:cs="Times New Roman"/>
                <w:sz w:val="24"/>
                <w:szCs w:val="24"/>
              </w:rPr>
              <w:pPrChange w:id="433" w:author="Mohammad Nayeem Hasan" w:date="2024-11-01T03:11:00Z" w16du:dateUtc="2024-10-31T21:11:00Z">
                <w:pPr>
                  <w:jc w:val="both"/>
                </w:pPr>
              </w:pPrChange>
            </w:pPr>
            <w:del w:id="434" w:author="Mohammad Nayeem Hasan" w:date="2024-11-01T18:59:00Z" w16du:dateUtc="2024-11-01T12:59:00Z">
              <w:r w:rsidRPr="00E603DE" w:rsidDel="00E662E2">
                <w:rPr>
                  <w:rFonts w:ascii="Times New Roman" w:hAnsi="Times New Roman" w:cs="Times New Roman"/>
                  <w:sz w:val="24"/>
                  <w:szCs w:val="24"/>
                </w:rPr>
                <w:delText>29780.26</w:delText>
              </w:r>
            </w:del>
          </w:p>
        </w:tc>
        <w:tc>
          <w:tcPr>
            <w:tcW w:w="0" w:type="auto"/>
          </w:tcPr>
          <w:p w14:paraId="3E8F298D" w14:textId="2B5D43C9" w:rsidR="005E6E3A" w:rsidRPr="00E603DE" w:rsidRDefault="002E3B61">
            <w:pPr>
              <w:spacing w:line="360" w:lineRule="auto"/>
              <w:jc w:val="both"/>
              <w:rPr>
                <w:rFonts w:ascii="Times New Roman" w:hAnsi="Times New Roman" w:cs="Times New Roman"/>
                <w:sz w:val="24"/>
                <w:szCs w:val="24"/>
              </w:rPr>
              <w:pPrChange w:id="435" w:author="Mohammad Nayeem Hasan" w:date="2024-11-01T03:11:00Z" w16du:dateUtc="2024-10-31T21:11:00Z">
                <w:pPr>
                  <w:jc w:val="both"/>
                </w:pPr>
              </w:pPrChange>
            </w:pPr>
            <w:r w:rsidRPr="00E603DE">
              <w:rPr>
                <w:rFonts w:ascii="Times New Roman" w:hAnsi="Times New Roman" w:cs="Times New Roman"/>
                <w:sz w:val="24"/>
                <w:szCs w:val="24"/>
              </w:rPr>
              <w:t>0.10</w:t>
            </w:r>
            <w:ins w:id="436" w:author="Mohammad Nayeem Hasan" w:date="2024-11-01T19:48:00Z" w16du:dateUtc="2024-11-01T13:48:00Z">
              <w:r w:rsidR="009C7611">
                <w:rPr>
                  <w:rFonts w:ascii="Times New Roman" w:hAnsi="Times New Roman" w:cs="Times New Roman"/>
                  <w:sz w:val="24"/>
                  <w:szCs w:val="24"/>
                </w:rPr>
                <w:t>8</w:t>
              </w:r>
            </w:ins>
            <w:del w:id="437" w:author="Mohammad Nayeem Hasan" w:date="2024-11-01T19:48:00Z" w16du:dateUtc="2024-11-01T13:48:00Z">
              <w:r w:rsidRPr="00E603DE" w:rsidDel="009C7611">
                <w:rPr>
                  <w:rFonts w:ascii="Times New Roman" w:hAnsi="Times New Roman" w:cs="Times New Roman"/>
                  <w:sz w:val="24"/>
                  <w:szCs w:val="24"/>
                </w:rPr>
                <w:delText>0</w:delText>
              </w:r>
            </w:del>
          </w:p>
        </w:tc>
      </w:tr>
      <w:tr w:rsidR="00E662E2" w:rsidRPr="003D5D04" w14:paraId="364D1B72" w14:textId="77777777" w:rsidTr="007E5D3F">
        <w:tc>
          <w:tcPr>
            <w:tcW w:w="0" w:type="auto"/>
          </w:tcPr>
          <w:p w14:paraId="674A4382" w14:textId="31709350" w:rsidR="005E6E3A" w:rsidRPr="00E603DE" w:rsidRDefault="001D3C4E">
            <w:pPr>
              <w:spacing w:line="360" w:lineRule="auto"/>
              <w:jc w:val="both"/>
              <w:rPr>
                <w:rFonts w:ascii="Times New Roman" w:hAnsi="Times New Roman" w:cs="Times New Roman"/>
                <w:sz w:val="24"/>
                <w:szCs w:val="24"/>
              </w:rPr>
              <w:pPrChange w:id="438" w:author="Mohammad Nayeem Hasan" w:date="2024-11-01T03:11:00Z" w16du:dateUtc="2024-10-31T21:11:00Z">
                <w:pPr>
                  <w:jc w:val="both"/>
                </w:pPr>
              </w:pPrChange>
            </w:pPr>
            <w:proofErr w:type="spellStart"/>
            <w:ins w:id="439" w:author="Najmul Haider" w:date="2024-10-27T16:01:00Z" w16du:dateUtc="2024-10-27T16:01:00Z">
              <w:r w:rsidRPr="00E603DE">
                <w:rPr>
                  <w:rFonts w:ascii="Times New Roman" w:hAnsi="Times New Roman" w:cs="Times New Roman"/>
                  <w:sz w:val="24"/>
                  <w:szCs w:val="24"/>
                </w:rPr>
                <w:t>Seaoanl</w:t>
              </w:r>
            </w:ins>
            <w:commentRangeStart w:id="440"/>
            <w:proofErr w:type="spellEnd"/>
            <w:del w:id="441" w:author="Najmul Haider" w:date="2024-10-27T16:01:00Z" w16du:dateUtc="2024-10-27T16:01:00Z">
              <w:r w:rsidR="005E6E3A" w:rsidRPr="00E603DE" w:rsidDel="001D3C4E">
                <w:rPr>
                  <w:rFonts w:ascii="Times New Roman" w:hAnsi="Times New Roman" w:cs="Times New Roman"/>
                  <w:sz w:val="24"/>
                  <w:szCs w:val="24"/>
                </w:rPr>
                <w:delText>Monthly</w:delText>
              </w:r>
            </w:del>
            <w:r w:rsidR="005E6E3A" w:rsidRPr="00E603DE">
              <w:rPr>
                <w:rFonts w:ascii="Times New Roman" w:hAnsi="Times New Roman" w:cs="Times New Roman"/>
                <w:sz w:val="24"/>
                <w:szCs w:val="24"/>
              </w:rPr>
              <w:t xml:space="preserve"> </w:t>
            </w:r>
            <w:ins w:id="442" w:author="Mohammad Nayeem Hasan" w:date="2024-10-30T23:10:00Z" w16du:dateUtc="2024-10-30T17:10:00Z">
              <w:r w:rsidR="008514D7" w:rsidRPr="00E603DE">
                <w:rPr>
                  <w:rFonts w:ascii="Times New Roman" w:hAnsi="Times New Roman" w:cs="Times New Roman"/>
                  <w:sz w:val="24"/>
                  <w:szCs w:val="24"/>
                </w:rPr>
                <w:t xml:space="preserve">Monthly </w:t>
              </w:r>
            </w:ins>
            <w:r w:rsidR="005E6E3A" w:rsidRPr="00E603DE">
              <w:rPr>
                <w:rFonts w:ascii="Times New Roman" w:hAnsi="Times New Roman" w:cs="Times New Roman"/>
                <w:sz w:val="24"/>
                <w:szCs w:val="24"/>
              </w:rPr>
              <w:t xml:space="preserve">Mean Total Rainfall </w:t>
            </w:r>
            <w:r w:rsidR="005E6E3A" w:rsidRPr="00E603DE">
              <w:rPr>
                <w:rStyle w:val="label"/>
                <w:rFonts w:ascii="Times New Roman" w:hAnsi="Times New Roman" w:cs="Times New Roman"/>
                <w:sz w:val="24"/>
                <w:szCs w:val="24"/>
              </w:rPr>
              <w:t>(±SD)</w:t>
            </w:r>
          </w:p>
        </w:tc>
        <w:tc>
          <w:tcPr>
            <w:tcW w:w="0" w:type="auto"/>
          </w:tcPr>
          <w:p w14:paraId="270CD19B" w14:textId="0E71BB63" w:rsidR="005E6E3A" w:rsidRPr="00E603DE" w:rsidRDefault="00E603DE">
            <w:pPr>
              <w:spacing w:line="360" w:lineRule="auto"/>
              <w:jc w:val="both"/>
              <w:rPr>
                <w:rFonts w:ascii="Times New Roman" w:hAnsi="Times New Roman" w:cs="Times New Roman"/>
                <w:sz w:val="24"/>
                <w:szCs w:val="24"/>
              </w:rPr>
              <w:pPrChange w:id="443" w:author="Mohammad Nayeem Hasan" w:date="2024-11-01T03:11:00Z" w16du:dateUtc="2024-10-31T21:11:00Z">
                <w:pPr>
                  <w:jc w:val="both"/>
                </w:pPr>
              </w:pPrChange>
            </w:pPr>
            <w:ins w:id="444" w:author="Mohammad Nayeem Hasan" w:date="2024-11-01T15:54:00Z">
              <w:r w:rsidRPr="00E603DE">
                <w:rPr>
                  <w:rFonts w:ascii="Times New Roman" w:hAnsi="Times New Roman" w:cs="Times New Roman"/>
                  <w:sz w:val="24"/>
                  <w:szCs w:val="24"/>
                </w:rPr>
                <w:t>190.</w:t>
              </w:r>
            </w:ins>
            <w:ins w:id="445" w:author="Mohammad Nayeem Hasan" w:date="2024-11-01T19:40:00Z" w16du:dateUtc="2024-11-01T13:40:00Z">
              <w:r w:rsidR="00F12BE9">
                <w:rPr>
                  <w:rFonts w:ascii="Times New Roman" w:hAnsi="Times New Roman" w:cs="Times New Roman"/>
                  <w:sz w:val="24"/>
                  <w:szCs w:val="24"/>
                </w:rPr>
                <w:t>69</w:t>
              </w:r>
            </w:ins>
            <w:del w:id="446" w:author="Mohammad Nayeem Hasan" w:date="2024-11-01T15:54:00Z" w16du:dateUtc="2024-11-01T09:54:00Z">
              <w:r w:rsidR="005E6E3A" w:rsidRPr="00E603DE" w:rsidDel="00E603DE">
                <w:rPr>
                  <w:rFonts w:ascii="Times New Roman" w:hAnsi="Times New Roman" w:cs="Times New Roman"/>
                  <w:sz w:val="24"/>
                  <w:szCs w:val="24"/>
                </w:rPr>
                <w:delText>145.98</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47" w:author="Mohammad Nayeem Hasan" w:date="2024-11-01T19:06:00Z">
              <w:r w:rsidR="00863CF6" w:rsidRPr="00863CF6">
                <w:rPr>
                  <w:rFonts w:ascii="Times New Roman" w:hAnsi="Times New Roman" w:cs="Times New Roman"/>
                  <w:sz w:val="24"/>
                  <w:szCs w:val="24"/>
                </w:rPr>
                <w:t>16</w:t>
              </w:r>
            </w:ins>
            <w:ins w:id="448" w:author="Mohammad Nayeem Hasan" w:date="2024-11-01T19:41:00Z" w16du:dateUtc="2024-11-01T13:41:00Z">
              <w:r w:rsidR="00F12BE9">
                <w:rPr>
                  <w:rFonts w:ascii="Times New Roman" w:hAnsi="Times New Roman" w:cs="Times New Roman"/>
                  <w:sz w:val="24"/>
                  <w:szCs w:val="24"/>
                </w:rPr>
                <w:t>4.72</w:t>
              </w:r>
            </w:ins>
            <w:del w:id="449" w:author="Mohammad Nayeem Hasan" w:date="2024-11-01T15:55:00Z" w16du:dateUtc="2024-11-01T09:55:00Z">
              <w:r w:rsidR="005E6E3A" w:rsidRPr="00E603DE" w:rsidDel="00E603DE">
                <w:rPr>
                  <w:rFonts w:ascii="Times New Roman" w:hAnsi="Times New Roman" w:cs="Times New Roman"/>
                  <w:sz w:val="24"/>
                  <w:szCs w:val="24"/>
                </w:rPr>
                <w:delText>124.67</w:delText>
              </w:r>
            </w:del>
          </w:p>
        </w:tc>
        <w:tc>
          <w:tcPr>
            <w:tcW w:w="0" w:type="auto"/>
          </w:tcPr>
          <w:p w14:paraId="4BB7CC72" w14:textId="7B79DE49" w:rsidR="005E6E3A" w:rsidRPr="00E603DE" w:rsidDel="004167A0" w:rsidRDefault="009C7611">
            <w:pPr>
              <w:spacing w:line="360" w:lineRule="auto"/>
              <w:jc w:val="both"/>
              <w:rPr>
                <w:del w:id="450" w:author="Mohammad Nayeem Hasan" w:date="2024-10-30T03:34:00Z" w16du:dateUtc="2024-10-29T21:34:00Z"/>
                <w:rFonts w:ascii="Times New Roman" w:hAnsi="Times New Roman" w:cs="Times New Roman"/>
                <w:sz w:val="24"/>
                <w:szCs w:val="24"/>
              </w:rPr>
              <w:pPrChange w:id="451" w:author="Mohammad Nayeem Hasan" w:date="2024-11-01T03:11:00Z" w16du:dateUtc="2024-10-31T21:11:00Z">
                <w:pPr>
                  <w:jc w:val="both"/>
                </w:pPr>
              </w:pPrChange>
            </w:pPr>
            <w:ins w:id="452" w:author="Mohammad Nayeem Hasan" w:date="2024-11-01T19:41:00Z">
              <w:r w:rsidRPr="009C7611">
                <w:rPr>
                  <w:rFonts w:ascii="Times New Roman" w:hAnsi="Times New Roman" w:cs="Times New Roman"/>
                  <w:sz w:val="24"/>
                  <w:szCs w:val="24"/>
                </w:rPr>
                <w:t>325.83</w:t>
              </w:r>
            </w:ins>
            <w:del w:id="453" w:author="Mohammad Nayeem Hasan" w:date="2024-11-01T16:12:00Z" w16du:dateUtc="2024-11-01T10:12:00Z">
              <w:r w:rsidR="005E6E3A" w:rsidRPr="00E603DE" w:rsidDel="00F83230">
                <w:rPr>
                  <w:rFonts w:ascii="Times New Roman" w:hAnsi="Times New Roman" w:cs="Times New Roman"/>
                  <w:sz w:val="24"/>
                  <w:szCs w:val="24"/>
                </w:rPr>
                <w:delText>285.68</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54" w:author="Mohammad Nayeem Hasan" w:date="2024-11-01T19:41:00Z">
              <w:r w:rsidRPr="009C7611">
                <w:rPr>
                  <w:rFonts w:ascii="Times New Roman" w:hAnsi="Times New Roman" w:cs="Times New Roman"/>
                  <w:sz w:val="24"/>
                  <w:szCs w:val="24"/>
                </w:rPr>
                <w:t>161.53</w:t>
              </w:r>
            </w:ins>
            <w:del w:id="455" w:author="Mohammad Nayeem Hasan" w:date="2024-11-01T16:12:00Z" w16du:dateUtc="2024-11-01T10:12:00Z">
              <w:r w:rsidR="005E6E3A" w:rsidRPr="00E603DE" w:rsidDel="00F83230">
                <w:rPr>
                  <w:rFonts w:ascii="Times New Roman" w:hAnsi="Times New Roman" w:cs="Times New Roman"/>
                  <w:sz w:val="24"/>
                  <w:szCs w:val="24"/>
                </w:rPr>
                <w:delText>159.62</w:delText>
              </w:r>
            </w:del>
          </w:p>
          <w:p w14:paraId="31D1F90E" w14:textId="652B1881" w:rsidR="005E6E3A" w:rsidRPr="00E603DE" w:rsidRDefault="005E6E3A">
            <w:pPr>
              <w:spacing w:line="360" w:lineRule="auto"/>
              <w:jc w:val="both"/>
              <w:rPr>
                <w:rFonts w:ascii="Times New Roman" w:hAnsi="Times New Roman" w:cs="Times New Roman"/>
                <w:sz w:val="24"/>
                <w:szCs w:val="24"/>
              </w:rPr>
              <w:pPrChange w:id="456" w:author="Mohammad Nayeem Hasan" w:date="2024-11-01T03:11:00Z" w16du:dateUtc="2024-10-31T21:11:00Z">
                <w:pPr>
                  <w:jc w:val="both"/>
                </w:pPr>
              </w:pPrChange>
            </w:pPr>
          </w:p>
        </w:tc>
        <w:tc>
          <w:tcPr>
            <w:tcW w:w="0" w:type="auto"/>
          </w:tcPr>
          <w:p w14:paraId="11348D9C" w14:textId="77777777" w:rsidR="006A7B73" w:rsidRPr="006A7B73" w:rsidRDefault="006A7B73" w:rsidP="006A7B73">
            <w:pPr>
              <w:spacing w:line="360" w:lineRule="auto"/>
              <w:jc w:val="both"/>
              <w:rPr>
                <w:ins w:id="457" w:author="Mohammad Nayeem Hasan" w:date="2024-11-01T16:34:00Z"/>
                <w:rFonts w:ascii="Times New Roman" w:hAnsi="Times New Roman" w:cs="Times New Roman"/>
                <w:sz w:val="24"/>
                <w:szCs w:val="24"/>
              </w:rPr>
            </w:pPr>
            <w:ins w:id="458" w:author="Mohammad Nayeem Hasan" w:date="2024-11-01T16:33:00Z">
              <w:r w:rsidRPr="006A7B73">
                <w:rPr>
                  <w:rFonts w:ascii="Times New Roman" w:hAnsi="Times New Roman" w:cs="Times New Roman"/>
                  <w:sz w:val="24"/>
                  <w:szCs w:val="24"/>
                </w:rPr>
                <w:t>22.26</w:t>
              </w:r>
            </w:ins>
            <w:del w:id="459" w:author="Mohammad Nayeem Hasan" w:date="2024-11-01T16:33:00Z" w16du:dateUtc="2024-11-01T10:33:00Z">
              <w:r w:rsidR="00536606" w:rsidRPr="00E603DE" w:rsidDel="006A7B73">
                <w:rPr>
                  <w:rFonts w:ascii="Times New Roman" w:hAnsi="Times New Roman" w:cs="Times New Roman"/>
                  <w:sz w:val="24"/>
                  <w:szCs w:val="24"/>
                </w:rPr>
                <w:delText>15.33</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60" w:author="Mohammad Nayeem Hasan" w:date="2024-11-01T16:34:00Z">
              <w:r w:rsidRPr="006A7B73">
                <w:rPr>
                  <w:rFonts w:ascii="Times New Roman" w:hAnsi="Times New Roman" w:cs="Times New Roman"/>
                  <w:sz w:val="24"/>
                  <w:szCs w:val="24"/>
                </w:rPr>
                <w:t>30.47</w:t>
              </w:r>
            </w:ins>
          </w:p>
          <w:p w14:paraId="7A1165E5" w14:textId="28296174" w:rsidR="005E6E3A" w:rsidRPr="00E603DE" w:rsidRDefault="00536606">
            <w:pPr>
              <w:spacing w:line="360" w:lineRule="auto"/>
              <w:jc w:val="both"/>
              <w:rPr>
                <w:rFonts w:ascii="Times New Roman" w:hAnsi="Times New Roman" w:cs="Times New Roman"/>
                <w:sz w:val="24"/>
                <w:szCs w:val="24"/>
              </w:rPr>
              <w:pPrChange w:id="461" w:author="Mohammad Nayeem Hasan" w:date="2024-11-01T03:11:00Z" w16du:dateUtc="2024-10-31T21:11:00Z">
                <w:pPr>
                  <w:jc w:val="both"/>
                </w:pPr>
              </w:pPrChange>
            </w:pPr>
            <w:del w:id="462" w:author="Mohammad Nayeem Hasan" w:date="2024-11-01T16:34:00Z" w16du:dateUtc="2024-11-01T10:34:00Z">
              <w:r w:rsidRPr="00E603DE" w:rsidDel="006A7B73">
                <w:rPr>
                  <w:rFonts w:ascii="Times New Roman" w:hAnsi="Times New Roman" w:cs="Times New Roman"/>
                  <w:sz w:val="24"/>
                  <w:szCs w:val="24"/>
                </w:rPr>
                <w:delText>28.25</w:delText>
              </w:r>
            </w:del>
          </w:p>
          <w:p w14:paraId="6B850FBD" w14:textId="77777777" w:rsidR="005E6E3A" w:rsidRPr="00E603DE" w:rsidRDefault="005E6E3A">
            <w:pPr>
              <w:spacing w:line="360" w:lineRule="auto"/>
              <w:jc w:val="both"/>
              <w:rPr>
                <w:rFonts w:ascii="Times New Roman" w:hAnsi="Times New Roman" w:cs="Times New Roman"/>
                <w:sz w:val="24"/>
                <w:szCs w:val="24"/>
              </w:rPr>
              <w:pPrChange w:id="463" w:author="Mohammad Nayeem Hasan" w:date="2024-11-01T03:11:00Z" w16du:dateUtc="2024-10-31T21:11:00Z">
                <w:pPr>
                  <w:jc w:val="both"/>
                </w:pPr>
              </w:pPrChange>
            </w:pPr>
          </w:p>
        </w:tc>
        <w:tc>
          <w:tcPr>
            <w:tcW w:w="0" w:type="auto"/>
          </w:tcPr>
          <w:p w14:paraId="5F4C6E71" w14:textId="593C00AD" w:rsidR="005E6E3A" w:rsidRPr="00E603DE" w:rsidRDefault="00F12BE9">
            <w:pPr>
              <w:spacing w:line="360" w:lineRule="auto"/>
              <w:jc w:val="both"/>
              <w:rPr>
                <w:rFonts w:ascii="Times New Roman" w:hAnsi="Times New Roman" w:cs="Times New Roman"/>
                <w:sz w:val="24"/>
                <w:szCs w:val="24"/>
              </w:rPr>
              <w:pPrChange w:id="464" w:author="Mohammad Nayeem Hasan" w:date="2024-11-01T03:11:00Z" w16du:dateUtc="2024-10-31T21:11:00Z">
                <w:pPr>
                  <w:jc w:val="both"/>
                </w:pPr>
              </w:pPrChange>
            </w:pPr>
            <w:ins w:id="465" w:author="Mohammad Nayeem Hasan" w:date="2024-11-01T19:40:00Z" w16du:dateUtc="2024-11-01T13:40:00Z">
              <w:r w:rsidRPr="00E603DE">
                <w:rPr>
                  <w:rFonts w:ascii="Times New Roman" w:hAnsi="Times New Roman" w:cs="Times New Roman"/>
                  <w:sz w:val="24"/>
                  <w:szCs w:val="24"/>
                </w:rPr>
                <w:t>190.</w:t>
              </w:r>
              <w:r>
                <w:rPr>
                  <w:rFonts w:ascii="Times New Roman" w:hAnsi="Times New Roman" w:cs="Times New Roman"/>
                  <w:sz w:val="24"/>
                  <w:szCs w:val="24"/>
                </w:rPr>
                <w:t>30</w:t>
              </w:r>
              <w:r w:rsidRPr="00E603DE">
                <w:rPr>
                  <w:rFonts w:ascii="Times New Roman" w:hAnsi="Times New Roman" w:cs="Times New Roman"/>
                  <w:sz w:val="24"/>
                  <w:szCs w:val="24"/>
                </w:rPr>
                <w:t xml:space="preserve"> </w:t>
              </w:r>
              <w:r w:rsidRPr="00E603DE">
                <w:rPr>
                  <w:rStyle w:val="label"/>
                  <w:rFonts w:ascii="Times New Roman" w:hAnsi="Times New Roman" w:cs="Times New Roman"/>
                  <w:sz w:val="24"/>
                  <w:szCs w:val="24"/>
                </w:rPr>
                <w:t xml:space="preserve">± </w:t>
              </w:r>
              <w:r w:rsidRPr="00863CF6">
                <w:rPr>
                  <w:rFonts w:ascii="Times New Roman" w:hAnsi="Times New Roman" w:cs="Times New Roman"/>
                  <w:sz w:val="24"/>
                  <w:szCs w:val="24"/>
                </w:rPr>
                <w:t>160.7</w:t>
              </w:r>
            </w:ins>
            <w:del w:id="466" w:author="Mohammad Nayeem Hasan" w:date="2024-11-01T19:40:00Z" w16du:dateUtc="2024-11-01T13:40:00Z">
              <w:r w:rsidR="005E6E3A" w:rsidRPr="00E603DE" w:rsidDel="00F12BE9">
                <w:rPr>
                  <w:rFonts w:ascii="Times New Roman" w:hAnsi="Times New Roman" w:cs="Times New Roman"/>
                  <w:sz w:val="24"/>
                  <w:szCs w:val="24"/>
                </w:rPr>
                <w:delText xml:space="preserve">161.38 </w:delText>
              </w:r>
              <w:r w:rsidR="005E6E3A" w:rsidRPr="00E603DE" w:rsidDel="00F12BE9">
                <w:rPr>
                  <w:rStyle w:val="label"/>
                  <w:rFonts w:ascii="Times New Roman" w:hAnsi="Times New Roman" w:cs="Times New Roman"/>
                  <w:sz w:val="24"/>
                  <w:szCs w:val="24"/>
                </w:rPr>
                <w:delText xml:space="preserve">± </w:delText>
              </w:r>
              <w:r w:rsidR="005E6E3A" w:rsidRPr="00E603DE" w:rsidDel="00F12BE9">
                <w:rPr>
                  <w:rFonts w:ascii="Times New Roman" w:hAnsi="Times New Roman" w:cs="Times New Roman"/>
                  <w:sz w:val="24"/>
                  <w:szCs w:val="24"/>
                </w:rPr>
                <w:delText>168.27</w:delText>
              </w:r>
            </w:del>
          </w:p>
        </w:tc>
        <w:tc>
          <w:tcPr>
            <w:tcW w:w="0" w:type="auto"/>
          </w:tcPr>
          <w:p w14:paraId="1235D585" w14:textId="593E3940" w:rsidR="005E6E3A" w:rsidRPr="00E603DE" w:rsidRDefault="002E3B61">
            <w:pPr>
              <w:spacing w:line="360" w:lineRule="auto"/>
              <w:jc w:val="both"/>
              <w:rPr>
                <w:rFonts w:ascii="Times New Roman" w:hAnsi="Times New Roman" w:cs="Times New Roman"/>
                <w:sz w:val="24"/>
                <w:szCs w:val="24"/>
              </w:rPr>
              <w:pPrChange w:id="467" w:author="Mohammad Nayeem Hasan" w:date="2024-11-01T03:11:00Z" w16du:dateUtc="2024-10-31T21:11:00Z">
                <w:pPr>
                  <w:jc w:val="both"/>
                </w:pPr>
              </w:pPrChange>
            </w:pPr>
            <w:r w:rsidRPr="00E603DE">
              <w:rPr>
                <w:rFonts w:ascii="Times New Roman" w:hAnsi="Times New Roman" w:cs="Times New Roman"/>
                <w:sz w:val="24"/>
                <w:szCs w:val="24"/>
              </w:rPr>
              <w:t>&lt;0.001</w:t>
            </w:r>
          </w:p>
        </w:tc>
      </w:tr>
      <w:tr w:rsidR="00E662E2" w:rsidRPr="003D5D04" w14:paraId="70BF30E2" w14:textId="77777777" w:rsidTr="007E5D3F">
        <w:tc>
          <w:tcPr>
            <w:tcW w:w="0" w:type="auto"/>
          </w:tcPr>
          <w:p w14:paraId="4722ACDF" w14:textId="5D8C9059" w:rsidR="005E6E3A" w:rsidRPr="00E603DE" w:rsidRDefault="00FE0955">
            <w:pPr>
              <w:spacing w:line="360" w:lineRule="auto"/>
              <w:jc w:val="both"/>
              <w:rPr>
                <w:rFonts w:ascii="Times New Roman" w:hAnsi="Times New Roman" w:cs="Times New Roman"/>
                <w:sz w:val="24"/>
                <w:szCs w:val="24"/>
              </w:rPr>
              <w:pPrChange w:id="468" w:author="Mohammad Nayeem Hasan" w:date="2024-11-01T03:11:00Z" w16du:dateUtc="2024-10-31T21:11:00Z">
                <w:pPr>
                  <w:jc w:val="both"/>
                </w:pPr>
              </w:pPrChange>
            </w:pPr>
            <w:ins w:id="469" w:author="Najmul Haider" w:date="2024-10-27T16:01:00Z" w16du:dateUtc="2024-10-27T16:01:00Z">
              <w:r w:rsidRPr="00E603DE">
                <w:rPr>
                  <w:rFonts w:ascii="Times New Roman" w:hAnsi="Times New Roman" w:cs="Times New Roman"/>
                  <w:sz w:val="24"/>
                  <w:szCs w:val="24"/>
                </w:rPr>
                <w:t>Seasonal</w:t>
              </w:r>
            </w:ins>
            <w:del w:id="470" w:author="Najmul Haider" w:date="2024-10-27T16:01:00Z" w16du:dateUtc="2024-10-27T16:01:00Z">
              <w:r w:rsidR="005E6E3A" w:rsidRPr="00E603DE" w:rsidDel="00FE0955">
                <w:rPr>
                  <w:rFonts w:ascii="Times New Roman" w:hAnsi="Times New Roman" w:cs="Times New Roman"/>
                  <w:sz w:val="24"/>
                  <w:szCs w:val="24"/>
                </w:rPr>
                <w:delText>Monthly</w:delText>
              </w:r>
            </w:del>
            <w:r w:rsidR="005E6E3A" w:rsidRPr="00E603DE">
              <w:rPr>
                <w:rFonts w:ascii="Times New Roman" w:hAnsi="Times New Roman" w:cs="Times New Roman"/>
                <w:sz w:val="24"/>
                <w:szCs w:val="24"/>
              </w:rPr>
              <w:t xml:space="preserve"> </w:t>
            </w:r>
            <w:ins w:id="471" w:author="Mohammad Nayeem Hasan" w:date="2024-10-30T23:10:00Z" w16du:dateUtc="2024-10-30T17:10:00Z">
              <w:r w:rsidR="008514D7" w:rsidRPr="00E603DE">
                <w:rPr>
                  <w:rFonts w:ascii="Times New Roman" w:hAnsi="Times New Roman" w:cs="Times New Roman"/>
                  <w:sz w:val="24"/>
                  <w:szCs w:val="24"/>
                </w:rPr>
                <w:t xml:space="preserve">Monthly </w:t>
              </w:r>
            </w:ins>
            <w:r w:rsidR="005E6E3A" w:rsidRPr="00E603DE">
              <w:rPr>
                <w:rFonts w:ascii="Times New Roman" w:hAnsi="Times New Roman" w:cs="Times New Roman"/>
                <w:sz w:val="24"/>
                <w:szCs w:val="24"/>
              </w:rPr>
              <w:t xml:space="preserve">Mean Temperature </w:t>
            </w:r>
            <w:r w:rsidR="005E6E3A" w:rsidRPr="00E603DE">
              <w:rPr>
                <w:rStyle w:val="label"/>
                <w:rFonts w:ascii="Times New Roman" w:hAnsi="Times New Roman" w:cs="Times New Roman"/>
                <w:sz w:val="24"/>
                <w:szCs w:val="24"/>
              </w:rPr>
              <w:t>(±SD)</w:t>
            </w:r>
          </w:p>
        </w:tc>
        <w:tc>
          <w:tcPr>
            <w:tcW w:w="0" w:type="auto"/>
          </w:tcPr>
          <w:p w14:paraId="184EB34B" w14:textId="2E3C1848" w:rsidR="005E6E3A" w:rsidRPr="00E603DE" w:rsidRDefault="00FA2402">
            <w:pPr>
              <w:spacing w:line="360" w:lineRule="auto"/>
              <w:jc w:val="both"/>
              <w:rPr>
                <w:rFonts w:ascii="Times New Roman" w:hAnsi="Times New Roman" w:cs="Times New Roman"/>
                <w:sz w:val="24"/>
                <w:szCs w:val="24"/>
              </w:rPr>
              <w:pPrChange w:id="472" w:author="Mohammad Nayeem Hasan" w:date="2024-11-01T03:11:00Z" w16du:dateUtc="2024-10-31T21:11:00Z">
                <w:pPr>
                  <w:jc w:val="both"/>
                </w:pPr>
              </w:pPrChange>
            </w:pPr>
            <w:ins w:id="473" w:author="Mohammad Nayeem Hasan" w:date="2024-11-01T15:56:00Z">
              <w:r w:rsidRPr="00FA2402">
                <w:rPr>
                  <w:rFonts w:ascii="Times New Roman" w:hAnsi="Times New Roman" w:cs="Times New Roman"/>
                  <w:sz w:val="24"/>
                  <w:szCs w:val="24"/>
                </w:rPr>
                <w:t>28.41</w:t>
              </w:r>
            </w:ins>
            <w:del w:id="474" w:author="Mohammad Nayeem Hasan" w:date="2024-11-01T15:56:00Z" w16du:dateUtc="2024-11-01T09:56:00Z">
              <w:r w:rsidR="005E6E3A" w:rsidRPr="00E603DE" w:rsidDel="00FA2402">
                <w:rPr>
                  <w:rFonts w:ascii="Times New Roman" w:hAnsi="Times New Roman" w:cs="Times New Roman"/>
                  <w:sz w:val="24"/>
                  <w:szCs w:val="24"/>
                </w:rPr>
                <w:delText>36.40</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75" w:author="Mohammad Nayeem Hasan" w:date="2024-11-01T15:56:00Z">
              <w:r w:rsidRPr="00FA2402">
                <w:rPr>
                  <w:rFonts w:ascii="Times New Roman" w:hAnsi="Times New Roman" w:cs="Times New Roman"/>
                  <w:sz w:val="24"/>
                  <w:szCs w:val="24"/>
                </w:rPr>
                <w:t>1.8</w:t>
              </w:r>
            </w:ins>
            <w:del w:id="476" w:author="Mohammad Nayeem Hasan" w:date="2024-11-01T15:56:00Z" w16du:dateUtc="2024-11-01T09:56:00Z">
              <w:r w:rsidR="005E6E3A" w:rsidRPr="00E603DE" w:rsidDel="00FA2402">
                <w:rPr>
                  <w:rFonts w:ascii="Times New Roman" w:hAnsi="Times New Roman" w:cs="Times New Roman"/>
                  <w:sz w:val="24"/>
                  <w:szCs w:val="24"/>
                </w:rPr>
                <w:delText>57.8</w:delText>
              </w:r>
            </w:del>
          </w:p>
        </w:tc>
        <w:tc>
          <w:tcPr>
            <w:tcW w:w="0" w:type="auto"/>
          </w:tcPr>
          <w:p w14:paraId="3C5D0A19" w14:textId="77777777" w:rsidR="00F83230" w:rsidRPr="00F83230" w:rsidRDefault="00F83230" w:rsidP="00F83230">
            <w:pPr>
              <w:spacing w:line="360" w:lineRule="auto"/>
              <w:jc w:val="both"/>
              <w:rPr>
                <w:ins w:id="477" w:author="Mohammad Nayeem Hasan" w:date="2024-11-01T16:12:00Z"/>
                <w:rFonts w:ascii="Times New Roman" w:hAnsi="Times New Roman" w:cs="Times New Roman"/>
                <w:sz w:val="24"/>
                <w:szCs w:val="24"/>
              </w:rPr>
            </w:pPr>
            <w:ins w:id="478" w:author="Mohammad Nayeem Hasan" w:date="2024-11-01T16:12:00Z">
              <w:r w:rsidRPr="00F83230">
                <w:rPr>
                  <w:rFonts w:ascii="Times New Roman" w:hAnsi="Times New Roman" w:cs="Times New Roman"/>
                  <w:sz w:val="24"/>
                  <w:szCs w:val="24"/>
                </w:rPr>
                <w:t>28.01</w:t>
              </w:r>
            </w:ins>
            <w:del w:id="479" w:author="Mohammad Nayeem Hasan" w:date="2024-11-01T16:12:00Z" w16du:dateUtc="2024-11-01T10:12:00Z">
              <w:r w:rsidR="005E6E3A" w:rsidRPr="00E603DE" w:rsidDel="00F83230">
                <w:rPr>
                  <w:rFonts w:ascii="Times New Roman" w:hAnsi="Times New Roman" w:cs="Times New Roman"/>
                  <w:sz w:val="24"/>
                  <w:szCs w:val="24"/>
                </w:rPr>
                <w:delText>29.43</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80" w:author="Mohammad Nayeem Hasan" w:date="2024-11-01T16:12:00Z">
              <w:r w:rsidRPr="00F83230">
                <w:rPr>
                  <w:rFonts w:ascii="Times New Roman" w:hAnsi="Times New Roman" w:cs="Times New Roman"/>
                  <w:sz w:val="24"/>
                  <w:szCs w:val="24"/>
                </w:rPr>
                <w:t>1.01</w:t>
              </w:r>
            </w:ins>
          </w:p>
          <w:p w14:paraId="1E40F447" w14:textId="58593932" w:rsidR="005E6E3A" w:rsidRPr="00E603DE" w:rsidRDefault="005E6E3A">
            <w:pPr>
              <w:spacing w:line="360" w:lineRule="auto"/>
              <w:jc w:val="both"/>
              <w:rPr>
                <w:rFonts w:ascii="Times New Roman" w:hAnsi="Times New Roman" w:cs="Times New Roman"/>
                <w:sz w:val="24"/>
                <w:szCs w:val="24"/>
              </w:rPr>
              <w:pPrChange w:id="481" w:author="Mohammad Nayeem Hasan" w:date="2024-11-01T03:11:00Z" w16du:dateUtc="2024-10-31T21:11:00Z">
                <w:pPr>
                  <w:jc w:val="both"/>
                </w:pPr>
              </w:pPrChange>
            </w:pPr>
            <w:del w:id="482" w:author="Mohammad Nayeem Hasan" w:date="2024-11-01T16:12:00Z" w16du:dateUtc="2024-11-01T10:12:00Z">
              <w:r w:rsidRPr="00E603DE" w:rsidDel="00F83230">
                <w:rPr>
                  <w:rFonts w:ascii="Times New Roman" w:hAnsi="Times New Roman" w:cs="Times New Roman"/>
                  <w:sz w:val="24"/>
                  <w:szCs w:val="24"/>
                </w:rPr>
                <w:delText>0.77</w:delText>
              </w:r>
            </w:del>
          </w:p>
        </w:tc>
        <w:tc>
          <w:tcPr>
            <w:tcW w:w="0" w:type="auto"/>
          </w:tcPr>
          <w:p w14:paraId="06992E6F" w14:textId="5696E281" w:rsidR="00536606" w:rsidRPr="00E603DE" w:rsidRDefault="006A7B73">
            <w:pPr>
              <w:spacing w:line="360" w:lineRule="auto"/>
              <w:jc w:val="both"/>
              <w:rPr>
                <w:rFonts w:ascii="Times New Roman" w:hAnsi="Times New Roman" w:cs="Times New Roman"/>
                <w:sz w:val="24"/>
                <w:szCs w:val="24"/>
              </w:rPr>
              <w:pPrChange w:id="483" w:author="Mohammad Nayeem Hasan" w:date="2024-11-01T03:11:00Z" w16du:dateUtc="2024-10-31T21:11:00Z">
                <w:pPr>
                  <w:jc w:val="both"/>
                </w:pPr>
              </w:pPrChange>
            </w:pPr>
            <w:ins w:id="484" w:author="Mohammad Nayeem Hasan" w:date="2024-11-01T16:34:00Z">
              <w:r w:rsidRPr="006A7B73">
                <w:rPr>
                  <w:rFonts w:ascii="Times New Roman" w:hAnsi="Times New Roman" w:cs="Times New Roman"/>
                  <w:sz w:val="24"/>
                  <w:szCs w:val="24"/>
                </w:rPr>
                <w:t>19.95</w:t>
              </w:r>
            </w:ins>
            <w:del w:id="485" w:author="Mohammad Nayeem Hasan" w:date="2024-11-01T16:34:00Z" w16du:dateUtc="2024-11-01T10:34:00Z">
              <w:r w:rsidR="00536606" w:rsidRPr="00E603DE" w:rsidDel="006A7B73">
                <w:rPr>
                  <w:rFonts w:ascii="Times New Roman" w:hAnsi="Times New Roman" w:cs="Times New Roman"/>
                  <w:sz w:val="24"/>
                  <w:szCs w:val="24"/>
                </w:rPr>
                <w:delText>21.9</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86" w:author="Mohammad Nayeem Hasan" w:date="2024-11-01T16:34:00Z">
              <w:r w:rsidRPr="006A7B73">
                <w:rPr>
                  <w:rFonts w:ascii="Times New Roman" w:hAnsi="Times New Roman" w:cs="Times New Roman"/>
                  <w:sz w:val="24"/>
                  <w:szCs w:val="24"/>
                </w:rPr>
                <w:t>2.18</w:t>
              </w:r>
            </w:ins>
            <w:del w:id="487" w:author="Mohammad Nayeem Hasan" w:date="2024-11-01T16:34:00Z" w16du:dateUtc="2024-11-01T10:34:00Z">
              <w:r w:rsidR="00536606" w:rsidRPr="00E603DE" w:rsidDel="006A7B73">
                <w:rPr>
                  <w:rFonts w:ascii="Times New Roman" w:hAnsi="Times New Roman" w:cs="Times New Roman"/>
                  <w:sz w:val="24"/>
                  <w:szCs w:val="24"/>
                </w:rPr>
                <w:delText>2.32</w:delText>
              </w:r>
            </w:del>
          </w:p>
          <w:p w14:paraId="70424B23" w14:textId="3D97074E" w:rsidR="005E6E3A" w:rsidRPr="00E603DE" w:rsidRDefault="005E6E3A">
            <w:pPr>
              <w:spacing w:line="360" w:lineRule="auto"/>
              <w:jc w:val="both"/>
              <w:rPr>
                <w:rFonts w:ascii="Times New Roman" w:hAnsi="Times New Roman" w:cs="Times New Roman"/>
                <w:sz w:val="24"/>
                <w:szCs w:val="24"/>
              </w:rPr>
              <w:pPrChange w:id="488" w:author="Mohammad Nayeem Hasan" w:date="2024-11-01T03:11:00Z" w16du:dateUtc="2024-10-31T21:11:00Z">
                <w:pPr>
                  <w:jc w:val="both"/>
                </w:pPr>
              </w:pPrChange>
            </w:pPr>
          </w:p>
        </w:tc>
        <w:tc>
          <w:tcPr>
            <w:tcW w:w="0" w:type="auto"/>
          </w:tcPr>
          <w:p w14:paraId="30BDF6D6" w14:textId="77777777" w:rsidR="009C7611" w:rsidRPr="009C7611" w:rsidRDefault="009C7611" w:rsidP="009C7611">
            <w:pPr>
              <w:spacing w:line="360" w:lineRule="auto"/>
              <w:jc w:val="both"/>
              <w:rPr>
                <w:ins w:id="489" w:author="Mohammad Nayeem Hasan" w:date="2024-11-01T19:47:00Z"/>
                <w:rFonts w:ascii="Times New Roman" w:hAnsi="Times New Roman" w:cs="Times New Roman"/>
                <w:sz w:val="24"/>
                <w:szCs w:val="24"/>
              </w:rPr>
            </w:pPr>
            <w:ins w:id="490" w:author="Mohammad Nayeem Hasan" w:date="2024-11-01T19:47:00Z">
              <w:r w:rsidRPr="009C7611">
                <w:rPr>
                  <w:rFonts w:ascii="Times New Roman" w:hAnsi="Times New Roman" w:cs="Times New Roman"/>
                  <w:sz w:val="24"/>
                  <w:szCs w:val="24"/>
                </w:rPr>
                <w:t>25.42</w:t>
              </w:r>
            </w:ins>
            <w:del w:id="491" w:author="Mohammad Nayeem Hasan" w:date="2024-11-01T19:47:00Z" w16du:dateUtc="2024-11-01T13:47:00Z">
              <w:r w:rsidR="005E6E3A" w:rsidRPr="00E603DE" w:rsidDel="009C7611">
                <w:rPr>
                  <w:rFonts w:ascii="Times New Roman" w:hAnsi="Times New Roman" w:cs="Times New Roman"/>
                  <w:sz w:val="24"/>
                  <w:szCs w:val="24"/>
                </w:rPr>
                <w:delText>28.72</w:delText>
              </w:r>
            </w:del>
            <w:r w:rsidR="005E6E3A" w:rsidRPr="00E603DE">
              <w:rPr>
                <w:rFonts w:ascii="Times New Roman" w:hAnsi="Times New Roman" w:cs="Times New Roman"/>
                <w:sz w:val="24"/>
                <w:szCs w:val="24"/>
              </w:rPr>
              <w:t xml:space="preserve"> </w:t>
            </w:r>
            <w:r w:rsidR="005E6E3A" w:rsidRPr="00E603DE">
              <w:rPr>
                <w:rStyle w:val="label"/>
                <w:rFonts w:ascii="Times New Roman" w:hAnsi="Times New Roman" w:cs="Times New Roman"/>
                <w:sz w:val="24"/>
                <w:szCs w:val="24"/>
              </w:rPr>
              <w:t xml:space="preserve">± </w:t>
            </w:r>
            <w:ins w:id="492" w:author="Mohammad Nayeem Hasan" w:date="2024-11-01T19:47:00Z">
              <w:r w:rsidRPr="009C7611">
                <w:rPr>
                  <w:rFonts w:ascii="Times New Roman" w:hAnsi="Times New Roman" w:cs="Times New Roman"/>
                  <w:sz w:val="24"/>
                  <w:szCs w:val="24"/>
                </w:rPr>
                <w:t>4.32</w:t>
              </w:r>
            </w:ins>
          </w:p>
          <w:p w14:paraId="3CE80BD4" w14:textId="02B34637" w:rsidR="005E6E3A" w:rsidRPr="00E603DE" w:rsidRDefault="005E6E3A">
            <w:pPr>
              <w:spacing w:line="360" w:lineRule="auto"/>
              <w:jc w:val="both"/>
              <w:rPr>
                <w:rFonts w:ascii="Times New Roman" w:hAnsi="Times New Roman" w:cs="Times New Roman"/>
                <w:sz w:val="24"/>
                <w:szCs w:val="24"/>
              </w:rPr>
              <w:pPrChange w:id="493" w:author="Mohammad Nayeem Hasan" w:date="2024-11-01T03:11:00Z" w16du:dateUtc="2024-10-31T21:11:00Z">
                <w:pPr>
                  <w:jc w:val="both"/>
                </w:pPr>
              </w:pPrChange>
            </w:pPr>
            <w:del w:id="494" w:author="Mohammad Nayeem Hasan" w:date="2024-11-01T19:47:00Z" w16du:dateUtc="2024-11-01T13:47:00Z">
              <w:r w:rsidRPr="00E603DE" w:rsidDel="009C7611">
                <w:rPr>
                  <w:rFonts w:ascii="Times New Roman" w:hAnsi="Times New Roman" w:cs="Times New Roman"/>
                  <w:sz w:val="24"/>
                  <w:szCs w:val="24"/>
                </w:rPr>
                <w:delText>29.46</w:delText>
              </w:r>
            </w:del>
          </w:p>
        </w:tc>
        <w:tc>
          <w:tcPr>
            <w:tcW w:w="0" w:type="auto"/>
          </w:tcPr>
          <w:p w14:paraId="2D1A9B29" w14:textId="56DF3BCF" w:rsidR="005E6E3A" w:rsidRPr="00E603DE" w:rsidRDefault="009C7611">
            <w:pPr>
              <w:spacing w:line="360" w:lineRule="auto"/>
              <w:jc w:val="both"/>
              <w:rPr>
                <w:rFonts w:ascii="Times New Roman" w:hAnsi="Times New Roman" w:cs="Times New Roman"/>
                <w:sz w:val="24"/>
                <w:szCs w:val="24"/>
              </w:rPr>
              <w:pPrChange w:id="495" w:author="Mohammad Nayeem Hasan" w:date="2024-11-01T03:11:00Z" w16du:dateUtc="2024-10-31T21:11:00Z">
                <w:pPr>
                  <w:jc w:val="both"/>
                </w:pPr>
              </w:pPrChange>
            </w:pPr>
            <w:ins w:id="496" w:author="Mohammad Nayeem Hasan" w:date="2024-11-01T19:48:00Z" w16du:dateUtc="2024-11-01T13:48:00Z">
              <w:r w:rsidRPr="00E603DE">
                <w:rPr>
                  <w:rFonts w:ascii="Times New Roman" w:hAnsi="Times New Roman" w:cs="Times New Roman"/>
                  <w:sz w:val="24"/>
                  <w:szCs w:val="24"/>
                </w:rPr>
                <w:t>&lt;0.001</w:t>
              </w:r>
            </w:ins>
            <w:del w:id="497" w:author="Mohammad Nayeem Hasan" w:date="2024-11-01T19:48:00Z" w16du:dateUtc="2024-11-01T13:48:00Z">
              <w:r w:rsidR="005E6E3A" w:rsidRPr="00E603DE" w:rsidDel="009C7611">
                <w:rPr>
                  <w:rFonts w:ascii="Times New Roman" w:hAnsi="Times New Roman" w:cs="Times New Roman"/>
                  <w:sz w:val="24"/>
                  <w:szCs w:val="24"/>
                </w:rPr>
                <w:delText>0.</w:delText>
              </w:r>
              <w:r w:rsidR="002E3B61" w:rsidRPr="00E603DE" w:rsidDel="009C7611">
                <w:rPr>
                  <w:rFonts w:ascii="Times New Roman" w:hAnsi="Times New Roman" w:cs="Times New Roman"/>
                  <w:sz w:val="24"/>
                  <w:szCs w:val="24"/>
                </w:rPr>
                <w:delText>019</w:delText>
              </w:r>
            </w:del>
          </w:p>
        </w:tc>
      </w:tr>
    </w:tbl>
    <w:commentRangeEnd w:id="440"/>
    <w:p w14:paraId="71C348C2" w14:textId="77777777" w:rsidR="00537825" w:rsidRPr="00E603DE" w:rsidRDefault="0046213D">
      <w:pPr>
        <w:spacing w:after="0" w:line="360" w:lineRule="auto"/>
        <w:jc w:val="both"/>
        <w:rPr>
          <w:rFonts w:ascii="Times New Roman" w:hAnsi="Times New Roman" w:cs="Times New Roman"/>
          <w:sz w:val="24"/>
          <w:szCs w:val="24"/>
        </w:rPr>
        <w:pPrChange w:id="498" w:author="Mohammad Nayeem Hasan" w:date="2024-11-01T03:11:00Z" w16du:dateUtc="2024-10-31T21:11:00Z">
          <w:pPr>
            <w:jc w:val="both"/>
          </w:pPr>
        </w:pPrChange>
      </w:pPr>
      <w:r w:rsidRPr="00E603DE">
        <w:rPr>
          <w:rStyle w:val="CommentReference"/>
          <w:rFonts w:ascii="Times New Roman" w:hAnsi="Times New Roman" w:cs="Times New Roman"/>
          <w:rPrChange w:id="499" w:author="Mohammad Nayeem Hasan" w:date="2024-11-01T15:54:00Z" w16du:dateUtc="2024-11-01T09:54:00Z">
            <w:rPr>
              <w:rStyle w:val="CommentReference"/>
            </w:rPr>
          </w:rPrChange>
        </w:rPr>
        <w:commentReference w:id="440"/>
      </w:r>
    </w:p>
    <w:p w14:paraId="3275B84A" w14:textId="2E2E8531" w:rsidR="0084136A" w:rsidRPr="00E603DE" w:rsidRDefault="002D7E27" w:rsidP="0084136A">
      <w:pPr>
        <w:spacing w:after="0" w:line="360" w:lineRule="auto"/>
        <w:jc w:val="both"/>
        <w:rPr>
          <w:ins w:id="500" w:author="Mohammad Nayeem Hasan" w:date="2024-11-01T04:07:00Z" w16du:dateUtc="2024-10-31T22:07:00Z"/>
          <w:rFonts w:ascii="Times New Roman" w:hAnsi="Times New Roman" w:cs="Times New Roman"/>
          <w:sz w:val="24"/>
          <w:szCs w:val="24"/>
        </w:rPr>
      </w:pPr>
      <w:ins w:id="501" w:author="Mohammad Nayeem Hasan" w:date="2024-11-01T04:03:00Z" w16du:dateUtc="2024-10-31T22:03:00Z">
        <w:r w:rsidRPr="00E603DE">
          <w:rPr>
            <w:rFonts w:ascii="Times New Roman" w:hAnsi="Times New Roman" w:cs="Times New Roman"/>
            <w:sz w:val="24"/>
            <w:szCs w:val="24"/>
          </w:rPr>
          <w:t>Between 2006 and 2024, there were a total of 1,902 rabies cases, with monthly mean cases of 7.5 (SD: 4.68).</w:t>
        </w:r>
      </w:ins>
      <w:ins w:id="502" w:author="Mohammad Nayeem Hasan" w:date="2024-11-01T04:04:00Z" w16du:dateUtc="2024-10-31T22:04:00Z">
        <w:r w:rsidRPr="00E603DE">
          <w:rPr>
            <w:rFonts w:ascii="Times New Roman" w:hAnsi="Times New Roman" w:cs="Times New Roman"/>
            <w:sz w:val="24"/>
            <w:szCs w:val="24"/>
          </w:rPr>
          <w:t xml:space="preserve"> </w:t>
        </w:r>
      </w:ins>
      <w:commentRangeStart w:id="503"/>
      <w:r w:rsidR="00505378" w:rsidRPr="00E603DE">
        <w:rPr>
          <w:rFonts w:ascii="Times New Roman" w:hAnsi="Times New Roman" w:cs="Times New Roman"/>
          <w:sz w:val="24"/>
          <w:szCs w:val="24"/>
        </w:rPr>
        <w:t xml:space="preserve">During the pre-monsoon season, there were 413 rabies cases, averaging 6.25 </w:t>
      </w:r>
      <w:del w:id="504" w:author="Mohammad Nayeem Hasan" w:date="2024-10-30T04:33:00Z" w16du:dateUtc="2024-10-29T22:33:00Z">
        <w:r w:rsidR="00505378" w:rsidRPr="00E603DE" w:rsidDel="00CC014F">
          <w:rPr>
            <w:rFonts w:ascii="Times New Roman" w:hAnsi="Times New Roman" w:cs="Times New Roman"/>
            <w:sz w:val="24"/>
            <w:szCs w:val="24"/>
          </w:rPr>
          <w:delText>cases per month</w:delText>
        </w:r>
      </w:del>
      <w:ins w:id="505" w:author="Mohammad Nayeem Hasan" w:date="2024-10-30T04:33:00Z" w16du:dateUtc="2024-10-29T22:33:00Z">
        <w:r w:rsidR="00CC014F" w:rsidRPr="00E603DE">
          <w:rPr>
            <w:rFonts w:ascii="Times New Roman" w:hAnsi="Times New Roman" w:cs="Times New Roman"/>
            <w:sz w:val="24"/>
            <w:szCs w:val="24"/>
          </w:rPr>
          <w:t xml:space="preserve">monthly </w:t>
        </w:r>
      </w:ins>
      <w:ins w:id="506" w:author="Mohammad Nayeem Hasan" w:date="2024-11-01T04:02:00Z" w16du:dateUtc="2024-10-31T22:02:00Z">
        <w:r w:rsidR="00565ED1" w:rsidRPr="00E603DE">
          <w:rPr>
            <w:rFonts w:ascii="Times New Roman" w:hAnsi="Times New Roman" w:cs="Times New Roman"/>
            <w:sz w:val="24"/>
            <w:szCs w:val="24"/>
          </w:rPr>
          <w:t xml:space="preserve">mean </w:t>
        </w:r>
      </w:ins>
      <w:ins w:id="507" w:author="Mohammad Nayeem Hasan" w:date="2024-10-30T04:33:00Z" w16du:dateUtc="2024-10-29T22:33:00Z">
        <w:r w:rsidR="00CC014F" w:rsidRPr="00E603DE">
          <w:rPr>
            <w:rFonts w:ascii="Times New Roman" w:hAnsi="Times New Roman" w:cs="Times New Roman"/>
            <w:sz w:val="24"/>
            <w:szCs w:val="24"/>
          </w:rPr>
          <w:t>cases</w:t>
        </w:r>
      </w:ins>
      <w:r w:rsidR="00505378" w:rsidRPr="00E603DE">
        <w:rPr>
          <w:rFonts w:ascii="Times New Roman" w:hAnsi="Times New Roman" w:cs="Times New Roman"/>
          <w:sz w:val="24"/>
          <w:szCs w:val="24"/>
        </w:rPr>
        <w:t xml:space="preserve"> (</w:t>
      </w:r>
      <w:ins w:id="508" w:author="Mohammad Nayeem Hasan" w:date="2024-11-01T04:02:00Z" w16du:dateUtc="2024-10-31T22:02:00Z">
        <w:r w:rsidR="001C13C2" w:rsidRPr="00E603DE">
          <w:rPr>
            <w:rFonts w:ascii="Times New Roman" w:hAnsi="Times New Roman" w:cs="Times New Roman"/>
            <w:sz w:val="24"/>
            <w:szCs w:val="24"/>
          </w:rPr>
          <w:t>SD</w:t>
        </w:r>
      </w:ins>
      <w:del w:id="509" w:author="Mohammad Nayeem Hasan" w:date="2024-11-01T04:02:00Z" w16du:dateUtc="2024-10-31T22:02:00Z">
        <w:r w:rsidR="00505378" w:rsidRPr="00E603DE" w:rsidDel="001C13C2">
          <w:rPr>
            <w:rFonts w:ascii="Times New Roman" w:hAnsi="Times New Roman" w:cs="Times New Roman"/>
            <w:sz w:val="24"/>
            <w:szCs w:val="24"/>
          </w:rPr>
          <w:delText>standard deviation</w:delText>
        </w:r>
      </w:del>
      <w:r w:rsidR="00505378" w:rsidRPr="00E603DE">
        <w:rPr>
          <w:rFonts w:ascii="Times New Roman" w:hAnsi="Times New Roman" w:cs="Times New Roman"/>
          <w:sz w:val="24"/>
          <w:szCs w:val="24"/>
        </w:rPr>
        <w:t xml:space="preserve">: 4.01). In the monsoon season, a total of 724 cases were reported, with a monthly </w:t>
      </w:r>
      <w:ins w:id="510" w:author="Mohammad Nayeem Hasan" w:date="2024-11-01T04:02:00Z" w16du:dateUtc="2024-10-31T22:02:00Z">
        <w:r w:rsidR="00565ED1" w:rsidRPr="00E603DE">
          <w:rPr>
            <w:rFonts w:ascii="Times New Roman" w:hAnsi="Times New Roman" w:cs="Times New Roman"/>
            <w:sz w:val="24"/>
            <w:szCs w:val="24"/>
          </w:rPr>
          <w:lastRenderedPageBreak/>
          <w:t>mean</w:t>
        </w:r>
      </w:ins>
      <w:del w:id="511" w:author="Mohammad Nayeem Hasan" w:date="2024-11-01T04:02:00Z" w16du:dateUtc="2024-10-31T22:02:00Z">
        <w:r w:rsidR="00505378" w:rsidRPr="00E603DE" w:rsidDel="00565ED1">
          <w:rPr>
            <w:rFonts w:ascii="Times New Roman" w:hAnsi="Times New Roman" w:cs="Times New Roman"/>
            <w:sz w:val="24"/>
            <w:szCs w:val="24"/>
          </w:rPr>
          <w:delText>average</w:delText>
        </w:r>
      </w:del>
      <w:r w:rsidR="00505378" w:rsidRPr="00E603DE">
        <w:rPr>
          <w:rFonts w:ascii="Times New Roman" w:hAnsi="Times New Roman" w:cs="Times New Roman"/>
          <w:sz w:val="24"/>
          <w:szCs w:val="24"/>
        </w:rPr>
        <w:t xml:space="preserve"> of 6.70 cases (</w:t>
      </w:r>
      <w:ins w:id="512" w:author="Mohammad Nayeem Hasan" w:date="2024-11-01T04:02:00Z" w16du:dateUtc="2024-10-31T22:02:00Z">
        <w:r w:rsidR="001C13C2" w:rsidRPr="00E603DE">
          <w:rPr>
            <w:rFonts w:ascii="Times New Roman" w:hAnsi="Times New Roman" w:cs="Times New Roman"/>
            <w:sz w:val="24"/>
            <w:szCs w:val="24"/>
          </w:rPr>
          <w:t>SD</w:t>
        </w:r>
      </w:ins>
      <w:del w:id="513" w:author="Mohammad Nayeem Hasan" w:date="2024-11-01T04:02:00Z" w16du:dateUtc="2024-10-31T22:02:00Z">
        <w:r w:rsidR="00505378" w:rsidRPr="00E603DE" w:rsidDel="001C13C2">
          <w:rPr>
            <w:rFonts w:ascii="Times New Roman" w:hAnsi="Times New Roman" w:cs="Times New Roman"/>
            <w:sz w:val="24"/>
            <w:szCs w:val="24"/>
          </w:rPr>
          <w:delText>standard deviation</w:delText>
        </w:r>
      </w:del>
      <w:r w:rsidR="00505378" w:rsidRPr="00E603DE">
        <w:rPr>
          <w:rFonts w:ascii="Times New Roman" w:hAnsi="Times New Roman" w:cs="Times New Roman"/>
          <w:sz w:val="24"/>
          <w:szCs w:val="24"/>
        </w:rPr>
        <w:t xml:space="preserve">: 3.88). In winter, there were 765 cases, leading to a monthly </w:t>
      </w:r>
      <w:ins w:id="514" w:author="Mohammad Nayeem Hasan" w:date="2024-11-01T04:03:00Z" w16du:dateUtc="2024-10-31T22:03:00Z">
        <w:r w:rsidR="00565ED1" w:rsidRPr="00E603DE">
          <w:rPr>
            <w:rFonts w:ascii="Times New Roman" w:hAnsi="Times New Roman" w:cs="Times New Roman"/>
            <w:sz w:val="24"/>
            <w:szCs w:val="24"/>
          </w:rPr>
          <w:t>mean</w:t>
        </w:r>
      </w:ins>
      <w:del w:id="515" w:author="Mohammad Nayeem Hasan" w:date="2024-11-01T04:03:00Z" w16du:dateUtc="2024-10-31T22:03:00Z">
        <w:r w:rsidR="00505378" w:rsidRPr="00E603DE" w:rsidDel="00565ED1">
          <w:rPr>
            <w:rFonts w:ascii="Times New Roman" w:hAnsi="Times New Roman" w:cs="Times New Roman"/>
            <w:sz w:val="24"/>
            <w:szCs w:val="24"/>
          </w:rPr>
          <w:delText>averag</w:delText>
        </w:r>
      </w:del>
      <w:del w:id="516" w:author="Mohammad Nayeem Hasan" w:date="2024-11-01T04:02:00Z" w16du:dateUtc="2024-10-31T22:02:00Z">
        <w:r w:rsidR="00505378" w:rsidRPr="00E603DE" w:rsidDel="00565ED1">
          <w:rPr>
            <w:rFonts w:ascii="Times New Roman" w:hAnsi="Times New Roman" w:cs="Times New Roman"/>
            <w:sz w:val="24"/>
            <w:szCs w:val="24"/>
          </w:rPr>
          <w:delText>e</w:delText>
        </w:r>
      </w:del>
      <w:r w:rsidR="00505378" w:rsidRPr="00E603DE">
        <w:rPr>
          <w:rFonts w:ascii="Times New Roman" w:hAnsi="Times New Roman" w:cs="Times New Roman"/>
          <w:sz w:val="24"/>
          <w:szCs w:val="24"/>
        </w:rPr>
        <w:t xml:space="preserve"> of 9.34 cases (</w:t>
      </w:r>
      <w:ins w:id="517" w:author="Mohammad Nayeem Hasan" w:date="2024-11-01T04:02:00Z" w16du:dateUtc="2024-10-31T22:02:00Z">
        <w:r w:rsidR="001C13C2" w:rsidRPr="00E603DE">
          <w:rPr>
            <w:rFonts w:ascii="Times New Roman" w:hAnsi="Times New Roman" w:cs="Times New Roman"/>
            <w:sz w:val="24"/>
            <w:szCs w:val="24"/>
          </w:rPr>
          <w:t>SD</w:t>
        </w:r>
      </w:ins>
      <w:del w:id="518" w:author="Mohammad Nayeem Hasan" w:date="2024-11-01T04:02:00Z" w16du:dateUtc="2024-10-31T22:02:00Z">
        <w:r w:rsidR="00505378" w:rsidRPr="00E603DE" w:rsidDel="001C13C2">
          <w:rPr>
            <w:rFonts w:ascii="Times New Roman" w:hAnsi="Times New Roman" w:cs="Times New Roman"/>
            <w:sz w:val="24"/>
            <w:szCs w:val="24"/>
          </w:rPr>
          <w:delText>standard deviation</w:delText>
        </w:r>
      </w:del>
      <w:r w:rsidR="00505378" w:rsidRPr="00E603DE">
        <w:rPr>
          <w:rFonts w:ascii="Times New Roman" w:hAnsi="Times New Roman" w:cs="Times New Roman"/>
          <w:sz w:val="24"/>
          <w:szCs w:val="24"/>
        </w:rPr>
        <w:t>: 5.51).</w:t>
      </w:r>
      <w:commentRangeEnd w:id="503"/>
      <w:r w:rsidR="00F25F8A" w:rsidRPr="00E603DE">
        <w:rPr>
          <w:rStyle w:val="CommentReference"/>
          <w:rFonts w:ascii="Times New Roman" w:hAnsi="Times New Roman" w:cs="Times New Roman"/>
          <w:rPrChange w:id="519" w:author="Mohammad Nayeem Hasan" w:date="2024-11-01T15:54:00Z" w16du:dateUtc="2024-11-01T09:54:00Z">
            <w:rPr>
              <w:rStyle w:val="CommentReference"/>
            </w:rPr>
          </w:rPrChange>
        </w:rPr>
        <w:commentReference w:id="503"/>
      </w:r>
      <w:ins w:id="520" w:author="Mohammad Nayeem Hasan" w:date="2024-11-01T04:07:00Z" w16du:dateUtc="2024-10-31T22:07:00Z">
        <w:r w:rsidR="0084136A" w:rsidRPr="00E603DE">
          <w:rPr>
            <w:rFonts w:ascii="Times New Roman" w:hAnsi="Times New Roman" w:cs="Times New Roman"/>
            <w:sz w:val="24"/>
            <w:szCs w:val="24"/>
          </w:rPr>
          <w:t xml:space="preserve"> The monthly mean cases for the three seasons are statistically significant (P &lt; 0.001).</w:t>
        </w:r>
      </w:ins>
    </w:p>
    <w:p w14:paraId="793C7A82" w14:textId="692BC652" w:rsidR="0074014F" w:rsidRPr="00E603DE" w:rsidRDefault="0074014F">
      <w:pPr>
        <w:spacing w:after="0" w:line="360" w:lineRule="auto"/>
        <w:jc w:val="both"/>
        <w:rPr>
          <w:ins w:id="521" w:author="Mohammad Nayeem Hasan" w:date="2024-10-30T04:32:00Z" w16du:dateUtc="2024-10-29T22:32:00Z"/>
          <w:rFonts w:ascii="Times New Roman" w:hAnsi="Times New Roman" w:cs="Times New Roman"/>
          <w:sz w:val="24"/>
          <w:szCs w:val="24"/>
        </w:rPr>
        <w:pPrChange w:id="522" w:author="Mohammad Nayeem Hasan" w:date="2024-11-01T03:11:00Z" w16du:dateUtc="2024-10-31T21:11:00Z">
          <w:pPr>
            <w:jc w:val="both"/>
          </w:pPr>
        </w:pPrChange>
      </w:pPr>
    </w:p>
    <w:p w14:paraId="6D98A95E" w14:textId="5091D259" w:rsidR="00CC014F" w:rsidRPr="00E603DE" w:rsidRDefault="00CC014F">
      <w:pPr>
        <w:spacing w:after="0" w:line="360" w:lineRule="auto"/>
        <w:jc w:val="both"/>
        <w:rPr>
          <w:rFonts w:ascii="Times New Roman" w:hAnsi="Times New Roman" w:cs="Times New Roman"/>
          <w:sz w:val="24"/>
          <w:szCs w:val="24"/>
        </w:rPr>
        <w:pPrChange w:id="523" w:author="Mohammad Nayeem Hasan" w:date="2024-11-01T03:11:00Z" w16du:dateUtc="2024-10-31T21:11:00Z">
          <w:pPr>
            <w:jc w:val="both"/>
          </w:pPr>
        </w:pPrChange>
      </w:pPr>
    </w:p>
    <w:p w14:paraId="112E03B1" w14:textId="77777777" w:rsidR="002B32F1" w:rsidRPr="00E603DE" w:rsidRDefault="002B32F1">
      <w:pPr>
        <w:spacing w:after="0" w:line="360" w:lineRule="auto"/>
        <w:jc w:val="both"/>
        <w:rPr>
          <w:ins w:id="524" w:author="Mohammad Nayeem Hasan" w:date="2024-10-30T04:32:00Z" w16du:dateUtc="2024-10-29T22:32:00Z"/>
          <w:rFonts w:ascii="Times New Roman" w:hAnsi="Times New Roman" w:cs="Times New Roman"/>
          <w:sz w:val="24"/>
          <w:szCs w:val="24"/>
        </w:rPr>
        <w:pPrChange w:id="525" w:author="Mohammad Nayeem Hasan" w:date="2024-11-01T03:11:00Z" w16du:dateUtc="2024-10-31T21:11:00Z">
          <w:pPr>
            <w:jc w:val="both"/>
          </w:pPr>
        </w:pPrChange>
      </w:pPr>
    </w:p>
    <w:tbl>
      <w:tblPr>
        <w:tblStyle w:val="TableGrid"/>
        <w:tblW w:w="0" w:type="auto"/>
        <w:tblLook w:val="04A0" w:firstRow="1" w:lastRow="0" w:firstColumn="1" w:lastColumn="0" w:noHBand="0" w:noVBand="1"/>
      </w:tblPr>
      <w:tblGrid>
        <w:gridCol w:w="9350"/>
      </w:tblGrid>
      <w:tr w:rsidR="00CC014F" w:rsidRPr="00E603DE" w14:paraId="3169DE2D" w14:textId="77777777" w:rsidTr="00CC014F">
        <w:trPr>
          <w:ins w:id="526" w:author="Mohammad Nayeem Hasan" w:date="2024-10-30T04:33:00Z"/>
        </w:trPr>
        <w:tc>
          <w:tcPr>
            <w:tcW w:w="9350" w:type="dxa"/>
          </w:tcPr>
          <w:p w14:paraId="5E926642" w14:textId="30A6E13B" w:rsidR="00CC014F" w:rsidRPr="00E603DE" w:rsidRDefault="0001484E">
            <w:pPr>
              <w:spacing w:line="360" w:lineRule="auto"/>
              <w:jc w:val="both"/>
              <w:rPr>
                <w:ins w:id="527" w:author="Mohammad Nayeem Hasan" w:date="2024-10-30T04:33:00Z" w16du:dateUtc="2024-10-29T22:33:00Z"/>
                <w:rFonts w:ascii="Times New Roman" w:hAnsi="Times New Roman" w:cs="Times New Roman"/>
                <w:sz w:val="24"/>
                <w:szCs w:val="24"/>
              </w:rPr>
              <w:pPrChange w:id="528" w:author="Mohammad Nayeem Hasan" w:date="2024-11-01T03:11:00Z" w16du:dateUtc="2024-10-31T21:11:00Z">
                <w:pPr>
                  <w:jc w:val="both"/>
                </w:pPr>
              </w:pPrChange>
            </w:pPr>
            <w:ins w:id="529" w:author="Mohammad Nayeem Hasan" w:date="2024-11-01T04:25:00Z" w16du:dateUtc="2024-10-31T22:25:00Z">
              <w:r w:rsidRPr="00E603DE">
                <w:rPr>
                  <w:rFonts w:ascii="Times New Roman" w:hAnsi="Times New Roman" w:cs="Times New Roman"/>
                  <w:noProof/>
                  <w:rPrChange w:id="530" w:author="Mohammad Nayeem Hasan" w:date="2024-11-01T15:54:00Z" w16du:dateUtc="2024-11-01T09:54:00Z">
                    <w:rPr>
                      <w:noProof/>
                    </w:rPr>
                  </w:rPrChange>
                </w:rPr>
                <w:drawing>
                  <wp:inline distT="0" distB="0" distL="0" distR="0" wp14:anchorId="6799F33C" wp14:editId="56DACA8C">
                    <wp:extent cx="5943600" cy="4457700"/>
                    <wp:effectExtent l="0" t="0" r="0" b="0"/>
                    <wp:docPr id="2008773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tc>
      </w:tr>
      <w:tr w:rsidR="00CC014F" w:rsidRPr="00E603DE" w14:paraId="6CB1382E" w14:textId="77777777" w:rsidTr="00CC014F">
        <w:trPr>
          <w:ins w:id="531" w:author="Mohammad Nayeem Hasan" w:date="2024-10-30T04:33:00Z"/>
        </w:trPr>
        <w:tc>
          <w:tcPr>
            <w:tcW w:w="9350" w:type="dxa"/>
          </w:tcPr>
          <w:p w14:paraId="457D22EA" w14:textId="132028C8" w:rsidR="00CC014F" w:rsidRPr="00E603DE" w:rsidRDefault="00CC014F">
            <w:pPr>
              <w:spacing w:line="360" w:lineRule="auto"/>
              <w:jc w:val="both"/>
              <w:rPr>
                <w:ins w:id="532" w:author="Mohammad Nayeem Hasan" w:date="2024-10-30T04:33:00Z" w16du:dateUtc="2024-10-29T22:33:00Z"/>
                <w:rFonts w:ascii="Times New Roman" w:hAnsi="Times New Roman" w:cs="Times New Roman"/>
                <w:sz w:val="24"/>
                <w:szCs w:val="24"/>
              </w:rPr>
              <w:pPrChange w:id="533" w:author="Mohammad Nayeem Hasan" w:date="2024-11-01T03:11:00Z" w16du:dateUtc="2024-10-31T21:11:00Z">
                <w:pPr>
                  <w:jc w:val="both"/>
                </w:pPr>
              </w:pPrChange>
            </w:pPr>
            <w:ins w:id="534" w:author="Mohammad Nayeem Hasan" w:date="2024-10-30T04:33:00Z" w16du:dateUtc="2024-10-29T22:33:00Z">
              <w:r w:rsidRPr="00E603DE">
                <w:rPr>
                  <w:rFonts w:ascii="Times New Roman" w:hAnsi="Times New Roman" w:cs="Times New Roman"/>
                  <w:sz w:val="24"/>
                  <w:szCs w:val="24"/>
                </w:rPr>
                <w:t>Figure:</w:t>
              </w:r>
            </w:ins>
            <w:ins w:id="535" w:author="Mohammad Nayeem Hasan" w:date="2024-10-30T04:34:00Z" w16du:dateUtc="2024-10-29T22:34:00Z">
              <w:r w:rsidRPr="00E603DE">
                <w:rPr>
                  <w:rFonts w:ascii="Times New Roman" w:hAnsi="Times New Roman" w:cs="Times New Roman"/>
                  <w:rPrChange w:id="536" w:author="Mohammad Nayeem Hasan" w:date="2024-11-01T15:54:00Z" w16du:dateUtc="2024-11-01T09:54:00Z">
                    <w:rPr/>
                  </w:rPrChange>
                </w:rPr>
                <w:t xml:space="preserve"> P</w:t>
              </w:r>
              <w:r w:rsidRPr="00E603DE">
                <w:rPr>
                  <w:rFonts w:ascii="Times New Roman" w:hAnsi="Times New Roman" w:cs="Times New Roman"/>
                  <w:sz w:val="24"/>
                  <w:szCs w:val="24"/>
                </w:rPr>
                <w:t>airwise comparison of rabies cases by season</w:t>
              </w:r>
            </w:ins>
          </w:p>
        </w:tc>
      </w:tr>
    </w:tbl>
    <w:p w14:paraId="08D41937" w14:textId="5D550397" w:rsidR="00FA29A4" w:rsidRPr="00E603DE" w:rsidRDefault="00FA29A4" w:rsidP="00FA29A4">
      <w:pPr>
        <w:spacing w:after="0" w:line="360" w:lineRule="auto"/>
        <w:jc w:val="both"/>
        <w:rPr>
          <w:ins w:id="537" w:author="Mohammad Nayeem Hasan" w:date="2024-11-01T04:28:00Z" w16du:dateUtc="2024-10-31T22:28:00Z"/>
          <w:rFonts w:ascii="Times New Roman" w:hAnsi="Times New Roman" w:cs="Times New Roman"/>
          <w:sz w:val="24"/>
          <w:szCs w:val="24"/>
        </w:rPr>
      </w:pPr>
      <w:ins w:id="538" w:author="Mohammad Nayeem Hasan" w:date="2024-11-01T04:29:00Z" w16du:dateUtc="2024-10-31T22:29:00Z">
        <w:r w:rsidRPr="00E603DE">
          <w:rPr>
            <w:rFonts w:ascii="Times New Roman" w:hAnsi="Times New Roman" w:cs="Times New Roman"/>
            <w:sz w:val="24"/>
            <w:szCs w:val="24"/>
          </w:rPr>
          <w:t xml:space="preserve">Note: </w:t>
        </w:r>
      </w:ins>
      <w:ins w:id="539" w:author="Mohammad Nayeem Hasan" w:date="2024-11-01T04:28:00Z" w16du:dateUtc="2024-10-31T22:28:00Z">
        <w:r w:rsidRPr="00E603DE">
          <w:rPr>
            <w:rFonts w:ascii="Times New Roman" w:hAnsi="Times New Roman" w:cs="Times New Roman"/>
            <w:sz w:val="24"/>
            <w:szCs w:val="24"/>
          </w:rPr>
          <w:t xml:space="preserve">*** = &lt;0.001, ** = &lt;0.01, * </w:t>
        </w:r>
      </w:ins>
      <w:ins w:id="540" w:author="Mohammad Nayeem Hasan" w:date="2024-11-01T04:29:00Z" w16du:dateUtc="2024-10-31T22:29:00Z">
        <w:r w:rsidRPr="00E603DE">
          <w:rPr>
            <w:rFonts w:ascii="Times New Roman" w:hAnsi="Times New Roman" w:cs="Times New Roman"/>
            <w:sz w:val="24"/>
            <w:szCs w:val="24"/>
          </w:rPr>
          <w:t xml:space="preserve">= </w:t>
        </w:r>
      </w:ins>
      <w:ins w:id="541" w:author="Mohammad Nayeem Hasan" w:date="2024-11-01T04:28:00Z" w16du:dateUtc="2024-10-31T22:28:00Z">
        <w:r w:rsidRPr="00E603DE">
          <w:rPr>
            <w:rFonts w:ascii="Times New Roman" w:hAnsi="Times New Roman" w:cs="Times New Roman"/>
            <w:sz w:val="24"/>
            <w:szCs w:val="24"/>
          </w:rPr>
          <w:t>&lt;0.05, ns = not significant</w:t>
        </w:r>
      </w:ins>
    </w:p>
    <w:p w14:paraId="4AE00E2B" w14:textId="77777777" w:rsidR="00CC014F" w:rsidRPr="00E603DE" w:rsidRDefault="00CC014F" w:rsidP="00241E94">
      <w:pPr>
        <w:spacing w:after="0" w:line="360" w:lineRule="auto"/>
        <w:jc w:val="both"/>
        <w:rPr>
          <w:ins w:id="542" w:author="Mohammad Nayeem Hasan" w:date="2024-11-01T04:08:00Z" w16du:dateUtc="2024-10-31T22:08:00Z"/>
          <w:rFonts w:ascii="Times New Roman" w:hAnsi="Times New Roman" w:cs="Times New Roman"/>
          <w:sz w:val="24"/>
          <w:szCs w:val="24"/>
        </w:rPr>
      </w:pPr>
    </w:p>
    <w:p w14:paraId="3D6F157E" w14:textId="6E30AD61" w:rsidR="0084136A" w:rsidRPr="00E603DE" w:rsidRDefault="00FA29A4">
      <w:pPr>
        <w:spacing w:after="0" w:line="360" w:lineRule="auto"/>
        <w:jc w:val="both"/>
        <w:rPr>
          <w:ins w:id="543" w:author="Mohammad Nayeem Hasan" w:date="2024-10-30T04:35:00Z" w16du:dateUtc="2024-10-29T22:35:00Z"/>
          <w:rFonts w:ascii="Times New Roman" w:hAnsi="Times New Roman" w:cs="Times New Roman"/>
          <w:sz w:val="24"/>
          <w:szCs w:val="24"/>
        </w:rPr>
        <w:pPrChange w:id="544" w:author="Mohammad Nayeem Hasan" w:date="2024-11-01T03:11:00Z" w16du:dateUtc="2024-10-31T21:11:00Z">
          <w:pPr>
            <w:jc w:val="both"/>
          </w:pPr>
        </w:pPrChange>
      </w:pPr>
      <w:ins w:id="545" w:author="Mohammad Nayeem Hasan" w:date="2024-11-01T04:29:00Z">
        <w:r w:rsidRPr="00E603DE">
          <w:rPr>
            <w:rFonts w:ascii="Times New Roman" w:hAnsi="Times New Roman" w:cs="Times New Roman"/>
            <w:sz w:val="24"/>
            <w:szCs w:val="24"/>
          </w:rPr>
          <w:t>From the pairwise comparison, we observe that the difference between the monsoon and pre-monsoon periods is not statistically significant (P = 0.495). In contrast, the difference between the monsoon and winter periods is significant (P = 0.006). Additionally, the difference between the pre-monsoon and winter periods is also significant (P &lt; 0.001).</w:t>
        </w:r>
      </w:ins>
    </w:p>
    <w:p w14:paraId="30D3DA97" w14:textId="0907B656" w:rsidR="00257618" w:rsidRPr="00E603DE" w:rsidDel="00FA29A4" w:rsidRDefault="00257618">
      <w:pPr>
        <w:spacing w:after="0" w:line="360" w:lineRule="auto"/>
        <w:jc w:val="both"/>
        <w:rPr>
          <w:del w:id="546" w:author="Mohammad Nayeem Hasan" w:date="2024-11-01T04:28:00Z" w16du:dateUtc="2024-10-31T22:28:00Z"/>
          <w:rFonts w:ascii="Times New Roman" w:hAnsi="Times New Roman" w:cs="Times New Roman"/>
          <w:sz w:val="24"/>
          <w:szCs w:val="24"/>
        </w:rPr>
        <w:pPrChange w:id="547" w:author="Mohammad Nayeem Hasan" w:date="2024-11-01T03:11:00Z" w16du:dateUtc="2024-10-31T21:11:00Z">
          <w:pPr>
            <w:jc w:val="both"/>
          </w:pPr>
        </w:pPrChange>
      </w:pPr>
    </w:p>
    <w:p w14:paraId="5ABBA8BC" w14:textId="4A67A82F" w:rsidR="002B32F1" w:rsidRPr="00E603DE" w:rsidRDefault="002B32F1">
      <w:pPr>
        <w:spacing w:after="0" w:line="360" w:lineRule="auto"/>
        <w:jc w:val="center"/>
        <w:rPr>
          <w:rFonts w:ascii="Times New Roman" w:hAnsi="Times New Roman" w:cs="Times New Roman"/>
          <w:b/>
          <w:bCs/>
          <w:sz w:val="24"/>
          <w:szCs w:val="24"/>
        </w:rPr>
        <w:pPrChange w:id="548" w:author="Mohammad Nayeem Hasan" w:date="2024-11-01T03:11:00Z" w16du:dateUtc="2024-10-31T21:11:00Z">
          <w:pPr>
            <w:jc w:val="center"/>
          </w:pPr>
        </w:pPrChange>
      </w:pPr>
      <w:del w:id="549" w:author="Mohammad Nayeem Hasan" w:date="2024-10-30T23:24:00Z" w16du:dateUtc="2024-10-30T17:24:00Z">
        <w:r w:rsidRPr="00E603DE" w:rsidDel="00AA2250">
          <w:rPr>
            <w:rFonts w:ascii="Times New Roman" w:hAnsi="Times New Roman" w:cs="Times New Roman"/>
            <w:noProof/>
            <w:sz w:val="24"/>
            <w:szCs w:val="24"/>
          </w:rPr>
          <w:drawing>
            <wp:inline distT="0" distB="0" distL="0" distR="0" wp14:anchorId="31AC15D6" wp14:editId="4003EDD0">
              <wp:extent cx="5074722" cy="7612083"/>
              <wp:effectExtent l="0" t="0" r="0" b="8255"/>
              <wp:docPr id="150034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7092" cy="7615638"/>
                      </a:xfrm>
                      <a:prstGeom prst="rect">
                        <a:avLst/>
                      </a:prstGeom>
                      <a:noFill/>
                      <a:ln>
                        <a:noFill/>
                      </a:ln>
                    </pic:spPr>
                  </pic:pic>
                </a:graphicData>
              </a:graphic>
            </wp:inline>
          </w:drawing>
        </w:r>
      </w:del>
      <w:ins w:id="550" w:author="Mohammad Nayeem Hasan" w:date="2024-10-30T23:24:00Z" w16du:dateUtc="2024-10-30T17:24:00Z">
        <w:r w:rsidR="00AA2250" w:rsidRPr="00E603DE">
          <w:rPr>
            <w:rFonts w:ascii="Times New Roman" w:hAnsi="Times New Roman" w:cs="Times New Roman"/>
            <w:noProof/>
            <w:rPrChange w:id="551" w:author="Mohammad Nayeem Hasan" w:date="2024-11-01T15:54:00Z" w16du:dateUtc="2024-11-01T09:54:00Z">
              <w:rPr>
                <w:noProof/>
              </w:rPr>
            </w:rPrChange>
          </w:rPr>
          <w:drawing>
            <wp:inline distT="0" distB="0" distL="0" distR="0" wp14:anchorId="19D459C5" wp14:editId="7CC7A894">
              <wp:extent cx="5486400" cy="8229600"/>
              <wp:effectExtent l="0" t="0" r="0" b="0"/>
              <wp:docPr id="10010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ins>
    </w:p>
    <w:p w14:paraId="17F4E629" w14:textId="7F506014" w:rsidR="00873859" w:rsidRPr="00E603DE" w:rsidRDefault="002B32F1">
      <w:pPr>
        <w:spacing w:after="0" w:line="360" w:lineRule="auto"/>
        <w:jc w:val="both"/>
        <w:rPr>
          <w:ins w:id="552" w:author="Najmul Haider" w:date="2024-10-27T16:03:00Z" w16du:dateUtc="2024-10-27T16:03:00Z"/>
          <w:rFonts w:ascii="Times New Roman" w:hAnsi="Times New Roman" w:cs="Times New Roman"/>
          <w:b/>
          <w:bCs/>
          <w:sz w:val="24"/>
          <w:szCs w:val="24"/>
        </w:rPr>
        <w:pPrChange w:id="553" w:author="Mohammad Nayeem Hasan" w:date="2024-11-01T03:11:00Z" w16du:dateUtc="2024-10-31T21:11:00Z">
          <w:pPr>
            <w:jc w:val="both"/>
          </w:pPr>
        </w:pPrChange>
      </w:pPr>
      <w:r w:rsidRPr="00E603DE">
        <w:rPr>
          <w:rFonts w:ascii="Times New Roman" w:hAnsi="Times New Roman" w:cs="Times New Roman"/>
          <w:b/>
          <w:bCs/>
          <w:sz w:val="24"/>
          <w:szCs w:val="24"/>
        </w:rPr>
        <w:lastRenderedPageBreak/>
        <w:t xml:space="preserve">Figure 1: Number of </w:t>
      </w:r>
      <w:del w:id="554" w:author="Najmul Haider" w:date="2024-10-27T15:07:00Z" w16du:dateUtc="2024-10-27T15:07:00Z">
        <w:r w:rsidRPr="00E603DE" w:rsidDel="00DE2805">
          <w:rPr>
            <w:rFonts w:ascii="Times New Roman" w:hAnsi="Times New Roman" w:cs="Times New Roman"/>
            <w:b/>
            <w:bCs/>
            <w:sz w:val="24"/>
            <w:szCs w:val="24"/>
          </w:rPr>
          <w:delText>season wise</w:delText>
        </w:r>
      </w:del>
      <w:ins w:id="555" w:author="Najmul Haider" w:date="2024-10-27T15:07:00Z" w16du:dateUtc="2024-10-27T15:07:00Z">
        <w:r w:rsidR="00DE2805" w:rsidRPr="00E603DE">
          <w:rPr>
            <w:rFonts w:ascii="Times New Roman" w:hAnsi="Times New Roman" w:cs="Times New Roman"/>
            <w:b/>
            <w:bCs/>
            <w:sz w:val="24"/>
            <w:szCs w:val="24"/>
          </w:rPr>
          <w:t>season-wise</w:t>
        </w:r>
      </w:ins>
      <w:r w:rsidRPr="00E603DE">
        <w:rPr>
          <w:rFonts w:ascii="Times New Roman" w:hAnsi="Times New Roman" w:cs="Times New Roman"/>
          <w:b/>
          <w:bCs/>
          <w:sz w:val="24"/>
          <w:szCs w:val="24"/>
        </w:rPr>
        <w:t xml:space="preserve"> rabies cases, ARV and MDV recorded in Bangladesh (2006–2024).</w:t>
      </w:r>
      <w:ins w:id="556" w:author="Najmul Haider" w:date="2024-10-27T16:02:00Z" w16du:dateUtc="2024-10-27T16:02:00Z">
        <w:r w:rsidR="00F976CB" w:rsidRPr="00E603DE">
          <w:rPr>
            <w:rFonts w:ascii="Times New Roman" w:hAnsi="Times New Roman" w:cs="Times New Roman"/>
            <w:b/>
            <w:bCs/>
            <w:sz w:val="24"/>
            <w:szCs w:val="24"/>
          </w:rPr>
          <w:t xml:space="preserve"> </w:t>
        </w:r>
      </w:ins>
      <w:ins w:id="557" w:author="Najmul Haider" w:date="2024-10-27T16:03:00Z" w16du:dateUtc="2024-10-27T16:03:00Z">
        <w:r w:rsidR="00873859" w:rsidRPr="00E603DE">
          <w:rPr>
            <w:rFonts w:ascii="Times New Roman" w:hAnsi="Times New Roman" w:cs="Times New Roman"/>
            <w:b/>
            <w:bCs/>
            <w:sz w:val="24"/>
            <w:szCs w:val="24"/>
          </w:rPr>
          <w:t xml:space="preserve"> 1</w:t>
        </w:r>
        <w:r w:rsidR="00873859" w:rsidRPr="00E603DE">
          <w:rPr>
            <w:rFonts w:ascii="Times New Roman" w:hAnsi="Times New Roman" w:cs="Times New Roman"/>
            <w:b/>
            <w:bCs/>
            <w:sz w:val="24"/>
            <w:szCs w:val="24"/>
            <w:vertAlign w:val="superscript"/>
            <w:rPrChange w:id="558" w:author="Mohammad Nayeem Hasan" w:date="2024-11-01T15:54:00Z" w16du:dateUtc="2024-11-01T09:54:00Z">
              <w:rPr>
                <w:rFonts w:ascii="Times New Roman" w:hAnsi="Times New Roman" w:cs="Times New Roman"/>
                <w:b/>
                <w:bCs/>
                <w:sz w:val="24"/>
                <w:szCs w:val="24"/>
              </w:rPr>
            </w:rPrChange>
          </w:rPr>
          <w:t>st</w:t>
        </w:r>
        <w:r w:rsidR="00873859" w:rsidRPr="00E603DE">
          <w:rPr>
            <w:rFonts w:ascii="Times New Roman" w:hAnsi="Times New Roman" w:cs="Times New Roman"/>
            <w:b/>
            <w:bCs/>
            <w:sz w:val="24"/>
            <w:szCs w:val="24"/>
          </w:rPr>
          <w:t xml:space="preserve"> Y Axis: </w:t>
        </w:r>
        <w:r w:rsidR="004A7C3E" w:rsidRPr="00E603DE">
          <w:rPr>
            <w:rFonts w:ascii="Times New Roman" w:hAnsi="Times New Roman" w:cs="Times New Roman"/>
            <w:b/>
            <w:bCs/>
            <w:sz w:val="24"/>
            <w:szCs w:val="24"/>
          </w:rPr>
          <w:t>Annual mean vaccine for the pre-MDV</w:t>
        </w:r>
      </w:ins>
      <w:ins w:id="559" w:author="Najmul Haider" w:date="2024-10-27T16:04:00Z" w16du:dateUtc="2024-10-27T16:04:00Z">
        <w:r w:rsidR="004A7C3E" w:rsidRPr="00E603DE">
          <w:rPr>
            <w:rFonts w:ascii="Times New Roman" w:hAnsi="Times New Roman" w:cs="Times New Roman"/>
            <w:b/>
            <w:bCs/>
            <w:sz w:val="24"/>
            <w:szCs w:val="24"/>
          </w:rPr>
          <w:t xml:space="preserve"> and post MDV</w:t>
        </w:r>
      </w:ins>
      <w:ins w:id="560" w:author="Najmul Haider" w:date="2024-10-27T16:03:00Z" w16du:dateUtc="2024-10-27T16:03:00Z">
        <w:r w:rsidR="004A7C3E" w:rsidRPr="00E603DE">
          <w:rPr>
            <w:rFonts w:ascii="Times New Roman" w:hAnsi="Times New Roman" w:cs="Times New Roman"/>
            <w:b/>
            <w:bCs/>
            <w:sz w:val="24"/>
            <w:szCs w:val="24"/>
          </w:rPr>
          <w:t xml:space="preserve"> period. </w:t>
        </w:r>
      </w:ins>
    </w:p>
    <w:p w14:paraId="6C4517B9" w14:textId="7F310E0C" w:rsidR="002B32F1" w:rsidRPr="00E603DE" w:rsidRDefault="00873859">
      <w:pPr>
        <w:spacing w:after="0" w:line="360" w:lineRule="auto"/>
        <w:jc w:val="both"/>
        <w:rPr>
          <w:rFonts w:ascii="Times New Roman" w:hAnsi="Times New Roman" w:cs="Times New Roman"/>
          <w:b/>
          <w:bCs/>
          <w:sz w:val="24"/>
          <w:szCs w:val="24"/>
        </w:rPr>
        <w:pPrChange w:id="561" w:author="Mohammad Nayeem Hasan" w:date="2024-11-01T03:11:00Z" w16du:dateUtc="2024-10-31T21:11:00Z">
          <w:pPr>
            <w:jc w:val="both"/>
          </w:pPr>
        </w:pPrChange>
      </w:pPr>
      <w:ins w:id="562" w:author="Najmul Haider" w:date="2024-10-27T16:02:00Z" w16du:dateUtc="2024-10-27T16:02:00Z">
        <w:r w:rsidRPr="00E603DE">
          <w:rPr>
            <w:rFonts w:ascii="Times New Roman" w:hAnsi="Times New Roman" w:cs="Times New Roman"/>
            <w:b/>
            <w:bCs/>
            <w:sz w:val="24"/>
            <w:szCs w:val="24"/>
          </w:rPr>
          <w:t>2</w:t>
        </w:r>
        <w:r w:rsidRPr="00E603DE">
          <w:rPr>
            <w:rFonts w:ascii="Times New Roman" w:hAnsi="Times New Roman" w:cs="Times New Roman"/>
            <w:b/>
            <w:bCs/>
            <w:sz w:val="24"/>
            <w:szCs w:val="24"/>
            <w:vertAlign w:val="superscript"/>
            <w:rPrChange w:id="563" w:author="Mohammad Nayeem Hasan" w:date="2024-11-01T15:54:00Z" w16du:dateUtc="2024-11-01T09:54:00Z">
              <w:rPr>
                <w:rFonts w:ascii="Times New Roman" w:hAnsi="Times New Roman" w:cs="Times New Roman"/>
                <w:b/>
                <w:bCs/>
                <w:sz w:val="24"/>
                <w:szCs w:val="24"/>
              </w:rPr>
            </w:rPrChange>
          </w:rPr>
          <w:t>nd</w:t>
        </w:r>
        <w:r w:rsidRPr="00E603DE">
          <w:rPr>
            <w:rFonts w:ascii="Times New Roman" w:hAnsi="Times New Roman" w:cs="Times New Roman"/>
            <w:b/>
            <w:bCs/>
            <w:sz w:val="24"/>
            <w:szCs w:val="24"/>
          </w:rPr>
          <w:t xml:space="preserve"> </w:t>
        </w:r>
        <w:r w:rsidR="00F976CB" w:rsidRPr="00E603DE">
          <w:rPr>
            <w:rFonts w:ascii="Times New Roman" w:hAnsi="Times New Roman" w:cs="Times New Roman"/>
            <w:b/>
            <w:bCs/>
            <w:sz w:val="24"/>
            <w:szCs w:val="24"/>
          </w:rPr>
          <w:t xml:space="preserve">Y axis: Annual mean </w:t>
        </w:r>
        <w:r w:rsidRPr="00E603DE">
          <w:rPr>
            <w:rFonts w:ascii="Times New Roman" w:hAnsi="Times New Roman" w:cs="Times New Roman"/>
            <w:b/>
            <w:bCs/>
            <w:sz w:val="24"/>
            <w:szCs w:val="24"/>
          </w:rPr>
          <w:t xml:space="preserve">rabies cases </w:t>
        </w:r>
      </w:ins>
    </w:p>
    <w:p w14:paraId="7F00BF66" w14:textId="77777777" w:rsidR="002B32F1" w:rsidRPr="00E603DE" w:rsidRDefault="002B32F1">
      <w:pPr>
        <w:spacing w:after="0" w:line="360" w:lineRule="auto"/>
        <w:jc w:val="both"/>
        <w:rPr>
          <w:rFonts w:ascii="Times New Roman" w:hAnsi="Times New Roman" w:cs="Times New Roman"/>
          <w:sz w:val="24"/>
          <w:szCs w:val="24"/>
        </w:rPr>
        <w:pPrChange w:id="564" w:author="Mohammad Nayeem Hasan" w:date="2024-11-01T03:11:00Z" w16du:dateUtc="2024-10-31T21:11:00Z">
          <w:pPr>
            <w:jc w:val="both"/>
          </w:pPr>
        </w:pPrChange>
      </w:pPr>
    </w:p>
    <w:p w14:paraId="2034D02B" w14:textId="54648830" w:rsidR="0074014F" w:rsidRPr="00E603DE" w:rsidRDefault="001E355A">
      <w:pPr>
        <w:spacing w:after="0" w:line="360" w:lineRule="auto"/>
        <w:jc w:val="both"/>
        <w:rPr>
          <w:rFonts w:ascii="Times New Roman" w:hAnsi="Times New Roman" w:cs="Times New Roman"/>
          <w:sz w:val="24"/>
          <w:szCs w:val="24"/>
        </w:rPr>
        <w:pPrChange w:id="565" w:author="Mohammad Nayeem Hasan" w:date="2024-11-01T03:11:00Z" w16du:dateUtc="2024-10-31T21:11:00Z">
          <w:pPr>
            <w:jc w:val="both"/>
          </w:pPr>
        </w:pPrChange>
      </w:pPr>
      <w:del w:id="566" w:author="Mohammad Nayeem Hasan" w:date="2024-10-30T04:42:00Z" w16du:dateUtc="2024-10-29T22:42:00Z">
        <w:r w:rsidRPr="00E603DE" w:rsidDel="00FA77CE">
          <w:rPr>
            <w:rFonts w:ascii="Times New Roman" w:hAnsi="Times New Roman" w:cs="Times New Roman"/>
            <w:noProof/>
            <w:sz w:val="24"/>
            <w:szCs w:val="24"/>
          </w:rPr>
          <w:drawing>
            <wp:inline distT="0" distB="0" distL="0" distR="0" wp14:anchorId="17E6DC65" wp14:editId="7A2F3694">
              <wp:extent cx="5943600" cy="4242435"/>
              <wp:effectExtent l="0" t="0" r="0" b="5715"/>
              <wp:docPr id="49321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2435"/>
                      </a:xfrm>
                      <a:prstGeom prst="rect">
                        <a:avLst/>
                      </a:prstGeom>
                      <a:noFill/>
                      <a:ln>
                        <a:noFill/>
                      </a:ln>
                    </pic:spPr>
                  </pic:pic>
                </a:graphicData>
              </a:graphic>
            </wp:inline>
          </w:drawing>
        </w:r>
      </w:del>
      <w:ins w:id="567" w:author="Mohammad Nayeem Hasan" w:date="2024-11-01T20:00:00Z" w16du:dateUtc="2024-11-01T14:00:00Z">
        <w:r w:rsidR="00B36F60">
          <w:rPr>
            <w:noProof/>
          </w:rPr>
          <w:drawing>
            <wp:inline distT="0" distB="0" distL="0" distR="0" wp14:anchorId="661DF5E9" wp14:editId="7AC46BDF">
              <wp:extent cx="5943600" cy="4451350"/>
              <wp:effectExtent l="0" t="0" r="0" b="6350"/>
              <wp:docPr id="172697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ins>
    </w:p>
    <w:p w14:paraId="2522B1F4" w14:textId="2DDE9C2C" w:rsidR="0074014F" w:rsidRPr="00E603DE" w:rsidRDefault="0074014F">
      <w:pPr>
        <w:spacing w:after="0" w:line="360" w:lineRule="auto"/>
        <w:jc w:val="both"/>
        <w:rPr>
          <w:rFonts w:ascii="Times New Roman" w:hAnsi="Times New Roman" w:cs="Times New Roman"/>
          <w:b/>
          <w:bCs/>
          <w:sz w:val="24"/>
          <w:szCs w:val="24"/>
        </w:rPr>
        <w:pPrChange w:id="568" w:author="Mohammad Nayeem Hasan" w:date="2024-11-01T03:11:00Z" w16du:dateUtc="2024-10-31T21:11:00Z">
          <w:pPr>
            <w:jc w:val="both"/>
          </w:pPr>
        </w:pPrChange>
      </w:pPr>
      <w:r w:rsidRPr="00E603DE">
        <w:rPr>
          <w:rFonts w:ascii="Times New Roman" w:hAnsi="Times New Roman" w:cs="Times New Roman"/>
          <w:b/>
          <w:bCs/>
          <w:sz w:val="24"/>
          <w:szCs w:val="24"/>
        </w:rPr>
        <w:t xml:space="preserve">Fig. </w:t>
      </w:r>
      <w:r w:rsidR="002B32F1" w:rsidRPr="00E603DE">
        <w:rPr>
          <w:rFonts w:ascii="Times New Roman" w:hAnsi="Times New Roman" w:cs="Times New Roman"/>
          <w:b/>
          <w:bCs/>
          <w:sz w:val="24"/>
          <w:szCs w:val="24"/>
        </w:rPr>
        <w:t>2</w:t>
      </w:r>
      <w:r w:rsidRPr="00E603DE">
        <w:rPr>
          <w:rFonts w:ascii="Times New Roman" w:hAnsi="Times New Roman" w:cs="Times New Roman"/>
          <w:b/>
          <w:bCs/>
          <w:sz w:val="24"/>
          <w:szCs w:val="24"/>
        </w:rPr>
        <w:t xml:space="preserve">: </w:t>
      </w:r>
      <w:r w:rsidR="00505378" w:rsidRPr="00E603DE">
        <w:rPr>
          <w:rFonts w:ascii="Times New Roman" w:hAnsi="Times New Roman" w:cs="Times New Roman"/>
          <w:b/>
          <w:bCs/>
          <w:sz w:val="24"/>
          <w:szCs w:val="24"/>
        </w:rPr>
        <w:t>C</w:t>
      </w:r>
      <w:r w:rsidRPr="00E603DE">
        <w:rPr>
          <w:rFonts w:ascii="Times New Roman" w:hAnsi="Times New Roman" w:cs="Times New Roman"/>
          <w:b/>
          <w:bCs/>
          <w:sz w:val="24"/>
          <w:szCs w:val="24"/>
        </w:rPr>
        <w:t>orrelation coefficients between various factors for confirmed rabies cases</w:t>
      </w:r>
    </w:p>
    <w:p w14:paraId="3F119730" w14:textId="2EE46AED" w:rsidR="0074014F" w:rsidRPr="00E603DE" w:rsidRDefault="00505378">
      <w:pPr>
        <w:spacing w:after="0" w:line="360" w:lineRule="auto"/>
        <w:jc w:val="both"/>
        <w:rPr>
          <w:ins w:id="569" w:author="Mohammad Nayeem Hasan" w:date="2024-10-30T23:40:00Z" w16du:dateUtc="2024-10-30T17:40:00Z"/>
          <w:rFonts w:ascii="Times New Roman" w:hAnsi="Times New Roman" w:cs="Times New Roman"/>
          <w:sz w:val="24"/>
          <w:szCs w:val="24"/>
        </w:rPr>
        <w:pPrChange w:id="570" w:author="Mohammad Nayeem Hasan" w:date="2024-11-01T03:11:00Z" w16du:dateUtc="2024-10-31T21:11:00Z">
          <w:pPr>
            <w:jc w:val="both"/>
          </w:pPr>
        </w:pPrChange>
      </w:pPr>
      <w:bookmarkStart w:id="571" w:name="_Hlk130928983"/>
      <w:commentRangeStart w:id="572"/>
      <w:r w:rsidRPr="00E603DE">
        <w:rPr>
          <w:rFonts w:ascii="Times New Roman" w:hAnsi="Times New Roman" w:cs="Times New Roman"/>
          <w:sz w:val="24"/>
          <w:szCs w:val="24"/>
        </w:rPr>
        <w:t>The correlation coefficients indicate a statistically significant negative association between rabies cases and ARV, with an r value of -0.300 (p-value &lt; 0.005). Similarly, the correlation coefficients reveal a statistically significant negative association between rabies cases and rainfall, with an r value of -0.189 (p-value &lt; 0.005).</w:t>
      </w:r>
      <w:commentRangeEnd w:id="572"/>
      <w:r w:rsidR="008627DF" w:rsidRPr="00E603DE">
        <w:rPr>
          <w:rStyle w:val="CommentReference"/>
          <w:rFonts w:ascii="Times New Roman" w:hAnsi="Times New Roman" w:cs="Times New Roman"/>
          <w:rPrChange w:id="573" w:author="Mohammad Nayeem Hasan" w:date="2024-11-01T15:54:00Z" w16du:dateUtc="2024-11-01T09:54:00Z">
            <w:rPr>
              <w:rStyle w:val="CommentReference"/>
            </w:rPr>
          </w:rPrChange>
        </w:rPr>
        <w:commentReference w:id="572"/>
      </w:r>
      <w:ins w:id="574" w:author="Najmul Haider" w:date="2024-10-27T16:04:00Z" w16du:dateUtc="2024-10-27T16:04:00Z">
        <w:r w:rsidR="004A7C3E" w:rsidRPr="00E603DE">
          <w:rPr>
            <w:rFonts w:ascii="Times New Roman" w:hAnsi="Times New Roman" w:cs="Times New Roman"/>
            <w:sz w:val="24"/>
            <w:szCs w:val="24"/>
          </w:rPr>
          <w:t xml:space="preserve"> Include a fitted line (between Ra</w:t>
        </w:r>
      </w:ins>
      <w:ins w:id="575" w:author="Najmul Haider" w:date="2024-10-27T16:05:00Z" w16du:dateUtc="2024-10-27T16:05:00Z">
        <w:r w:rsidR="004A7C3E" w:rsidRPr="00E603DE">
          <w:rPr>
            <w:rFonts w:ascii="Times New Roman" w:hAnsi="Times New Roman" w:cs="Times New Roman"/>
            <w:sz w:val="24"/>
            <w:szCs w:val="24"/>
          </w:rPr>
          <w:t xml:space="preserve">bies cases and other </w:t>
        </w:r>
        <w:r w:rsidR="0048730F" w:rsidRPr="00E603DE">
          <w:rPr>
            <w:rFonts w:ascii="Times New Roman" w:hAnsi="Times New Roman" w:cs="Times New Roman"/>
            <w:sz w:val="24"/>
            <w:szCs w:val="24"/>
          </w:rPr>
          <w:t>variables</w:t>
        </w:r>
      </w:ins>
      <w:ins w:id="576" w:author="Najmul Haider" w:date="2024-10-27T16:06:00Z" w16du:dateUtc="2024-10-27T16:06:00Z">
        <w:r w:rsidR="00F17FEF" w:rsidRPr="00E603DE">
          <w:rPr>
            <w:rFonts w:ascii="Times New Roman" w:hAnsi="Times New Roman" w:cs="Times New Roman"/>
            <w:sz w:val="24"/>
            <w:szCs w:val="24"/>
          </w:rPr>
          <w:t>: Only in the bottom row. Include R2 value</w:t>
        </w:r>
      </w:ins>
      <w:ins w:id="577" w:author="Najmul Haider" w:date="2024-10-27T16:05:00Z" w16du:dateUtc="2024-10-27T16:05:00Z">
        <w:r w:rsidR="004A7C3E" w:rsidRPr="00E603DE">
          <w:rPr>
            <w:rFonts w:ascii="Times New Roman" w:hAnsi="Times New Roman" w:cs="Times New Roman"/>
            <w:sz w:val="24"/>
            <w:szCs w:val="24"/>
          </w:rPr>
          <w:t>)</w:t>
        </w:r>
      </w:ins>
      <w:ins w:id="578" w:author="Najmul Haider" w:date="2024-10-27T16:06:00Z" w16du:dateUtc="2024-10-27T16:06:00Z">
        <w:r w:rsidR="00CC4647" w:rsidRPr="00E603DE">
          <w:rPr>
            <w:rFonts w:ascii="Times New Roman" w:hAnsi="Times New Roman" w:cs="Times New Roman"/>
            <w:sz w:val="24"/>
            <w:szCs w:val="24"/>
          </w:rPr>
          <w:t xml:space="preserve"> </w:t>
        </w:r>
      </w:ins>
      <w:ins w:id="579" w:author="Najmul Haider" w:date="2024-10-27T16:05:00Z" w16du:dateUtc="2024-10-27T16:05:00Z">
        <w:r w:rsidR="004A7C3E" w:rsidRPr="00E603DE">
          <w:rPr>
            <w:rFonts w:ascii="Times New Roman" w:hAnsi="Times New Roman" w:cs="Times New Roman"/>
            <w:sz w:val="24"/>
            <w:szCs w:val="24"/>
          </w:rPr>
          <w:t xml:space="preserve"> </w:t>
        </w:r>
      </w:ins>
    </w:p>
    <w:p w14:paraId="62D75283" w14:textId="77777777" w:rsidR="001242E6" w:rsidRPr="00E603DE" w:rsidRDefault="001242E6">
      <w:pPr>
        <w:spacing w:after="0" w:line="360" w:lineRule="auto"/>
        <w:jc w:val="both"/>
        <w:rPr>
          <w:ins w:id="580" w:author="Mohammad Nayeem Hasan" w:date="2024-10-30T23:40:00Z" w16du:dateUtc="2024-10-30T17:40:00Z"/>
          <w:rFonts w:ascii="Times New Roman" w:hAnsi="Times New Roman" w:cs="Times New Roman"/>
          <w:sz w:val="24"/>
          <w:szCs w:val="24"/>
        </w:rPr>
        <w:pPrChange w:id="581" w:author="Mohammad Nayeem Hasan" w:date="2024-11-01T03:11:00Z" w16du:dateUtc="2024-10-31T21:11:00Z">
          <w:pPr>
            <w:jc w:val="both"/>
          </w:pPr>
        </w:pPrChange>
      </w:pPr>
    </w:p>
    <w:p w14:paraId="2EF82EB8" w14:textId="77777777" w:rsidR="001242E6" w:rsidRPr="00E603DE" w:rsidRDefault="001242E6">
      <w:pPr>
        <w:spacing w:after="0" w:line="360" w:lineRule="auto"/>
        <w:jc w:val="both"/>
        <w:rPr>
          <w:ins w:id="582" w:author="Mohammad Nayeem Hasan" w:date="2024-10-30T23:40:00Z" w16du:dateUtc="2024-10-30T17:40:00Z"/>
          <w:rFonts w:ascii="Times New Roman" w:hAnsi="Times New Roman" w:cs="Times New Roman"/>
          <w:sz w:val="24"/>
          <w:szCs w:val="24"/>
        </w:rPr>
        <w:pPrChange w:id="583" w:author="Mohammad Nayeem Hasan" w:date="2024-11-01T03:11:00Z" w16du:dateUtc="2024-10-31T21:11:00Z">
          <w:pPr>
            <w:jc w:val="both"/>
          </w:pPr>
        </w:pPrChange>
      </w:pPr>
      <w:ins w:id="584" w:author="Mohammad Nayeem Hasan" w:date="2024-10-30T23:40:00Z" w16du:dateUtc="2024-10-30T17:40:00Z">
        <w:r w:rsidRPr="00E603DE">
          <w:rPr>
            <w:rFonts w:ascii="Times New Roman" w:hAnsi="Times New Roman" w:cs="Times New Roman"/>
            <w:sz w:val="24"/>
            <w:szCs w:val="24"/>
          </w:rPr>
          <w:t xml:space="preserve">Rabies case &amp; Rainfall = </w:t>
        </w:r>
      </w:ins>
      <w:ins w:id="585" w:author="Mohammad Nayeem Hasan" w:date="2024-10-30T23:40:00Z">
        <w:r w:rsidRPr="00E603DE">
          <w:rPr>
            <w:rFonts w:ascii="Times New Roman" w:hAnsi="Times New Roman" w:cs="Times New Roman"/>
            <w:sz w:val="24"/>
            <w:szCs w:val="24"/>
          </w:rPr>
          <w:t xml:space="preserve">Adjusted R-squared:  0.09781 </w:t>
        </w:r>
      </w:ins>
    </w:p>
    <w:p w14:paraId="4B88993C" w14:textId="56474D49" w:rsidR="001242E6" w:rsidRPr="00E603DE" w:rsidRDefault="001242E6">
      <w:pPr>
        <w:spacing w:after="0" w:line="360" w:lineRule="auto"/>
        <w:jc w:val="both"/>
        <w:rPr>
          <w:ins w:id="586" w:author="Mohammad Nayeem Hasan" w:date="2024-10-30T23:40:00Z" w16du:dateUtc="2024-10-30T17:40:00Z"/>
          <w:rFonts w:ascii="Times New Roman" w:hAnsi="Times New Roman" w:cs="Times New Roman"/>
          <w:sz w:val="24"/>
          <w:szCs w:val="24"/>
        </w:rPr>
        <w:pPrChange w:id="587" w:author="Mohammad Nayeem Hasan" w:date="2024-11-01T03:11:00Z" w16du:dateUtc="2024-10-31T21:11:00Z">
          <w:pPr>
            <w:jc w:val="both"/>
          </w:pPr>
        </w:pPrChange>
      </w:pPr>
      <w:ins w:id="588" w:author="Mohammad Nayeem Hasan" w:date="2024-10-30T23:40:00Z" w16du:dateUtc="2024-10-30T17:40:00Z">
        <w:r w:rsidRPr="00E603DE">
          <w:rPr>
            <w:rFonts w:ascii="Times New Roman" w:hAnsi="Times New Roman" w:cs="Times New Roman"/>
            <w:sz w:val="24"/>
            <w:szCs w:val="24"/>
          </w:rPr>
          <w:t xml:space="preserve">Rabies case &amp; </w:t>
        </w:r>
      </w:ins>
      <w:ins w:id="589" w:author="Mohammad Nayeem Hasan" w:date="2024-10-30T23:41:00Z" w16du:dateUtc="2024-10-30T17:41:00Z">
        <w:r w:rsidRPr="00E603DE">
          <w:rPr>
            <w:rFonts w:ascii="Times New Roman" w:hAnsi="Times New Roman" w:cs="Times New Roman"/>
            <w:sz w:val="24"/>
            <w:szCs w:val="24"/>
          </w:rPr>
          <w:t>Average Temp</w:t>
        </w:r>
      </w:ins>
      <w:ins w:id="590" w:author="Mohammad Nayeem Hasan" w:date="2024-10-30T23:40:00Z" w16du:dateUtc="2024-10-30T17:40:00Z">
        <w:r w:rsidRPr="00E603DE">
          <w:rPr>
            <w:rFonts w:ascii="Times New Roman" w:hAnsi="Times New Roman" w:cs="Times New Roman"/>
            <w:sz w:val="24"/>
            <w:szCs w:val="24"/>
          </w:rPr>
          <w:t xml:space="preserve"> = Adjusted R-squared:  </w:t>
        </w:r>
      </w:ins>
      <w:ins w:id="591" w:author="Mohammad Nayeem Hasan" w:date="2024-10-30T23:41:00Z">
        <w:r w:rsidRPr="00E603DE">
          <w:rPr>
            <w:rFonts w:ascii="Times New Roman" w:hAnsi="Times New Roman" w:cs="Times New Roman"/>
            <w:sz w:val="24"/>
            <w:szCs w:val="24"/>
          </w:rPr>
          <w:t>0.08114</w:t>
        </w:r>
      </w:ins>
    </w:p>
    <w:p w14:paraId="7A12CFCA" w14:textId="51FA2053" w:rsidR="001242E6" w:rsidRPr="00E603DE" w:rsidRDefault="001242E6" w:rsidP="0035598B">
      <w:pPr>
        <w:spacing w:line="360" w:lineRule="auto"/>
        <w:jc w:val="both"/>
        <w:rPr>
          <w:ins w:id="592" w:author="Mohammad Nayeem Hasan" w:date="2024-10-30T23:40:00Z" w16du:dateUtc="2024-10-30T17:40:00Z"/>
          <w:rFonts w:ascii="Times New Roman" w:hAnsi="Times New Roman" w:cs="Times New Roman"/>
          <w:sz w:val="24"/>
          <w:szCs w:val="24"/>
        </w:rPr>
        <w:pPrChange w:id="593" w:author="Mohammad Nayeem Hasan" w:date="2024-11-01T20:01:00Z" w16du:dateUtc="2024-11-01T14:01:00Z">
          <w:pPr>
            <w:jc w:val="both"/>
          </w:pPr>
        </w:pPrChange>
      </w:pPr>
      <w:ins w:id="594" w:author="Mohammad Nayeem Hasan" w:date="2024-10-30T23:40:00Z" w16du:dateUtc="2024-10-30T17:40:00Z">
        <w:r w:rsidRPr="00E603DE">
          <w:rPr>
            <w:rFonts w:ascii="Times New Roman" w:hAnsi="Times New Roman" w:cs="Times New Roman"/>
            <w:sz w:val="24"/>
            <w:szCs w:val="24"/>
          </w:rPr>
          <w:t xml:space="preserve">Rabies case &amp; </w:t>
        </w:r>
      </w:ins>
      <w:ins w:id="595" w:author="Mohammad Nayeem Hasan" w:date="2024-10-30T23:42:00Z" w16du:dateUtc="2024-10-30T17:42:00Z">
        <w:r w:rsidRPr="00E603DE">
          <w:rPr>
            <w:rFonts w:ascii="Times New Roman" w:hAnsi="Times New Roman" w:cs="Times New Roman"/>
            <w:sz w:val="24"/>
            <w:szCs w:val="24"/>
          </w:rPr>
          <w:t>ARV</w:t>
        </w:r>
      </w:ins>
      <w:ins w:id="596" w:author="Mohammad Nayeem Hasan" w:date="2024-10-30T23:40:00Z" w16du:dateUtc="2024-10-30T17:40:00Z">
        <w:r w:rsidRPr="00E603DE">
          <w:rPr>
            <w:rFonts w:ascii="Times New Roman" w:hAnsi="Times New Roman" w:cs="Times New Roman"/>
            <w:sz w:val="24"/>
            <w:szCs w:val="24"/>
          </w:rPr>
          <w:t xml:space="preserve"> = Adjusted R-squared:  </w:t>
        </w:r>
      </w:ins>
      <w:ins w:id="597" w:author="Mohammad Nayeem Hasan" w:date="2024-11-01T20:01:00Z">
        <w:r w:rsidR="0035598B" w:rsidRPr="0035598B">
          <w:rPr>
            <w:rFonts w:ascii="Times New Roman" w:hAnsi="Times New Roman" w:cs="Times New Roman"/>
            <w:sz w:val="24"/>
            <w:szCs w:val="24"/>
          </w:rPr>
          <w:t>0.4295</w:t>
        </w:r>
      </w:ins>
    </w:p>
    <w:p w14:paraId="7544777E" w14:textId="28946B9B" w:rsidR="003F63B9" w:rsidRPr="00E603DE" w:rsidRDefault="001242E6" w:rsidP="00497802">
      <w:pPr>
        <w:spacing w:line="360" w:lineRule="auto"/>
        <w:jc w:val="both"/>
        <w:rPr>
          <w:ins w:id="598" w:author="Mohammad Nayeem Hasan" w:date="2024-10-30T23:47:00Z" w16du:dateUtc="2024-10-30T17:47:00Z"/>
          <w:rFonts w:ascii="Times New Roman" w:hAnsi="Times New Roman" w:cs="Times New Roman"/>
          <w:sz w:val="24"/>
          <w:szCs w:val="24"/>
        </w:rPr>
        <w:pPrChange w:id="599" w:author="Mohammad Nayeem Hasan" w:date="2024-11-01T20:01:00Z" w16du:dateUtc="2024-11-01T14:01:00Z">
          <w:pPr>
            <w:jc w:val="both"/>
          </w:pPr>
        </w:pPrChange>
      </w:pPr>
      <w:ins w:id="600" w:author="Mohammad Nayeem Hasan" w:date="2024-10-30T23:40:00Z" w16du:dateUtc="2024-10-30T17:40:00Z">
        <w:r w:rsidRPr="00E603DE">
          <w:rPr>
            <w:rFonts w:ascii="Times New Roman" w:hAnsi="Times New Roman" w:cs="Times New Roman"/>
            <w:sz w:val="24"/>
            <w:szCs w:val="24"/>
          </w:rPr>
          <w:lastRenderedPageBreak/>
          <w:t xml:space="preserve">Rabies case &amp; </w:t>
        </w:r>
      </w:ins>
      <w:ins w:id="601" w:author="Mohammad Nayeem Hasan" w:date="2024-11-01T20:01:00Z" w16du:dateUtc="2024-11-01T14:01:00Z">
        <w:r w:rsidR="0035598B">
          <w:rPr>
            <w:rFonts w:ascii="Times New Roman" w:hAnsi="Times New Roman" w:cs="Times New Roman"/>
            <w:sz w:val="24"/>
            <w:szCs w:val="24"/>
          </w:rPr>
          <w:t>MDV</w:t>
        </w:r>
      </w:ins>
      <w:ins w:id="602" w:author="Mohammad Nayeem Hasan" w:date="2024-10-30T23:40:00Z" w16du:dateUtc="2024-10-30T17:40:00Z">
        <w:r w:rsidRPr="00E603DE">
          <w:rPr>
            <w:rFonts w:ascii="Times New Roman" w:hAnsi="Times New Roman" w:cs="Times New Roman"/>
            <w:sz w:val="24"/>
            <w:szCs w:val="24"/>
          </w:rPr>
          <w:t xml:space="preserve"> = Adjusted R-squared:  </w:t>
        </w:r>
      </w:ins>
      <w:ins w:id="603" w:author="Mohammad Nayeem Hasan" w:date="2024-11-01T20:01:00Z">
        <w:r w:rsidR="0035598B" w:rsidRPr="0035598B">
          <w:rPr>
            <w:rFonts w:ascii="Times New Roman" w:hAnsi="Times New Roman" w:cs="Times New Roman"/>
            <w:sz w:val="24"/>
            <w:szCs w:val="24"/>
          </w:rPr>
          <w:t>0.07168</w:t>
        </w:r>
      </w:ins>
    </w:p>
    <w:p w14:paraId="4B21C6D2" w14:textId="77777777" w:rsidR="00FA044F" w:rsidRPr="00E603DE" w:rsidRDefault="00FA044F">
      <w:pPr>
        <w:spacing w:after="0" w:line="360" w:lineRule="auto"/>
        <w:jc w:val="both"/>
        <w:rPr>
          <w:ins w:id="604" w:author="Mohammad Nayeem Hasan" w:date="2024-10-30T23:48:00Z" w16du:dateUtc="2024-10-30T17:48:00Z"/>
          <w:rFonts w:ascii="Times New Roman" w:hAnsi="Times New Roman" w:cs="Times New Roman"/>
          <w:sz w:val="24"/>
          <w:szCs w:val="24"/>
        </w:rPr>
        <w:pPrChange w:id="605" w:author="Mohammad Nayeem Hasan" w:date="2024-11-01T03:11:00Z" w16du:dateUtc="2024-10-31T21:11:00Z">
          <w:pPr>
            <w:jc w:val="both"/>
          </w:pPr>
        </w:pPrChange>
      </w:pPr>
    </w:p>
    <w:p w14:paraId="187BBA72" w14:textId="508FEEE2" w:rsidR="00FA044F" w:rsidRPr="00E603DE" w:rsidRDefault="00FA044F" w:rsidP="00497802">
      <w:pPr>
        <w:spacing w:line="360" w:lineRule="auto"/>
        <w:jc w:val="both"/>
        <w:rPr>
          <w:ins w:id="606" w:author="Mohammad Nayeem Hasan" w:date="2024-10-30T23:48:00Z" w16du:dateUtc="2024-10-30T17:48:00Z"/>
          <w:rFonts w:ascii="Times New Roman" w:hAnsi="Times New Roman" w:cs="Times New Roman"/>
          <w:sz w:val="24"/>
          <w:szCs w:val="24"/>
        </w:rPr>
        <w:pPrChange w:id="607" w:author="Mohammad Nayeem Hasan" w:date="2024-11-01T20:02:00Z" w16du:dateUtc="2024-11-01T14:02:00Z">
          <w:pPr>
            <w:jc w:val="both"/>
          </w:pPr>
        </w:pPrChange>
      </w:pPr>
      <w:ins w:id="608" w:author="Mohammad Nayeem Hasan" w:date="2024-10-30T23:48:00Z" w16du:dateUtc="2024-10-30T17:48:00Z">
        <w:r w:rsidRPr="00E603DE">
          <w:rPr>
            <w:rFonts w:ascii="Times New Roman" w:hAnsi="Times New Roman" w:cs="Times New Roman"/>
            <w:sz w:val="24"/>
            <w:szCs w:val="24"/>
          </w:rPr>
          <w:t xml:space="preserve">MDV &amp; Rainfall = Adjusted R-squared:  </w:t>
        </w:r>
      </w:ins>
      <w:ins w:id="609" w:author="Mohammad Nayeem Hasan" w:date="2024-11-01T20:01:00Z">
        <w:r w:rsidR="00497802" w:rsidRPr="00497802">
          <w:rPr>
            <w:rFonts w:ascii="Times New Roman" w:hAnsi="Times New Roman" w:cs="Times New Roman"/>
            <w:sz w:val="24"/>
            <w:szCs w:val="24"/>
          </w:rPr>
          <w:t>0.001342</w:t>
        </w:r>
      </w:ins>
    </w:p>
    <w:p w14:paraId="5DAC5891" w14:textId="254387A9" w:rsidR="00FA044F" w:rsidRPr="00E603DE" w:rsidRDefault="00FA044F" w:rsidP="00497802">
      <w:pPr>
        <w:spacing w:line="360" w:lineRule="auto"/>
        <w:jc w:val="both"/>
        <w:rPr>
          <w:ins w:id="610" w:author="Mohammad Nayeem Hasan" w:date="2024-10-30T23:48:00Z" w16du:dateUtc="2024-10-30T17:48:00Z"/>
          <w:rFonts w:ascii="Times New Roman" w:hAnsi="Times New Roman" w:cs="Times New Roman"/>
          <w:sz w:val="24"/>
          <w:szCs w:val="24"/>
        </w:rPr>
        <w:pPrChange w:id="611" w:author="Mohammad Nayeem Hasan" w:date="2024-11-01T20:02:00Z" w16du:dateUtc="2024-11-01T14:02:00Z">
          <w:pPr>
            <w:jc w:val="both"/>
          </w:pPr>
        </w:pPrChange>
      </w:pPr>
      <w:ins w:id="612" w:author="Mohammad Nayeem Hasan" w:date="2024-10-30T23:48:00Z" w16du:dateUtc="2024-10-30T17:48:00Z">
        <w:r w:rsidRPr="00E603DE">
          <w:rPr>
            <w:rFonts w:ascii="Times New Roman" w:hAnsi="Times New Roman" w:cs="Times New Roman"/>
            <w:sz w:val="24"/>
            <w:szCs w:val="24"/>
          </w:rPr>
          <w:t xml:space="preserve">MDV &amp; Average Temp = Adjusted R-squared:  </w:t>
        </w:r>
      </w:ins>
      <w:ins w:id="613" w:author="Mohammad Nayeem Hasan" w:date="2024-11-01T20:02:00Z">
        <w:r w:rsidR="00497802" w:rsidRPr="00497802">
          <w:rPr>
            <w:rFonts w:ascii="Times New Roman" w:hAnsi="Times New Roman" w:cs="Times New Roman"/>
            <w:sz w:val="24"/>
            <w:szCs w:val="24"/>
          </w:rPr>
          <w:t>-0.004543</w:t>
        </w:r>
      </w:ins>
    </w:p>
    <w:p w14:paraId="37CE9283" w14:textId="05E29247" w:rsidR="00FA044F" w:rsidRPr="00E603DE" w:rsidRDefault="00FA044F" w:rsidP="00497802">
      <w:pPr>
        <w:spacing w:line="360" w:lineRule="auto"/>
        <w:jc w:val="both"/>
        <w:rPr>
          <w:ins w:id="614" w:author="Mohammad Nayeem Hasan" w:date="2024-10-30T23:48:00Z" w16du:dateUtc="2024-10-30T17:48:00Z"/>
          <w:rFonts w:ascii="Times New Roman" w:hAnsi="Times New Roman" w:cs="Times New Roman"/>
          <w:sz w:val="24"/>
          <w:szCs w:val="24"/>
        </w:rPr>
        <w:pPrChange w:id="615" w:author="Mohammad Nayeem Hasan" w:date="2024-11-01T20:02:00Z" w16du:dateUtc="2024-11-01T14:02:00Z">
          <w:pPr>
            <w:jc w:val="both"/>
          </w:pPr>
        </w:pPrChange>
      </w:pPr>
      <w:ins w:id="616" w:author="Mohammad Nayeem Hasan" w:date="2024-10-30T23:48:00Z" w16du:dateUtc="2024-10-30T17:48:00Z">
        <w:r w:rsidRPr="00E603DE">
          <w:rPr>
            <w:rFonts w:ascii="Times New Roman" w:hAnsi="Times New Roman" w:cs="Times New Roman"/>
            <w:sz w:val="24"/>
            <w:szCs w:val="24"/>
          </w:rPr>
          <w:t xml:space="preserve">MDV &amp; ARV = Adjusted R-squared:  </w:t>
        </w:r>
      </w:ins>
      <w:ins w:id="617" w:author="Mohammad Nayeem Hasan" w:date="2024-11-01T20:02:00Z">
        <w:r w:rsidR="00497802" w:rsidRPr="00497802">
          <w:rPr>
            <w:rFonts w:ascii="Times New Roman" w:hAnsi="Times New Roman" w:cs="Times New Roman"/>
            <w:sz w:val="24"/>
            <w:szCs w:val="24"/>
          </w:rPr>
          <w:t>0.1324</w:t>
        </w:r>
      </w:ins>
    </w:p>
    <w:p w14:paraId="60A59981" w14:textId="77777777" w:rsidR="00560B3C" w:rsidRPr="00E603DE" w:rsidRDefault="00560B3C">
      <w:pPr>
        <w:spacing w:after="0" w:line="360" w:lineRule="auto"/>
        <w:jc w:val="both"/>
        <w:rPr>
          <w:ins w:id="618" w:author="Mohammad Nayeem Hasan" w:date="2024-10-30T23:50:00Z" w16du:dateUtc="2024-10-30T17:50:00Z"/>
          <w:rFonts w:ascii="Times New Roman" w:hAnsi="Times New Roman" w:cs="Times New Roman"/>
          <w:sz w:val="24"/>
          <w:szCs w:val="24"/>
        </w:rPr>
        <w:pPrChange w:id="619" w:author="Mohammad Nayeem Hasan" w:date="2024-11-01T03:11:00Z" w16du:dateUtc="2024-10-31T21:11:00Z">
          <w:pPr>
            <w:jc w:val="both"/>
          </w:pPr>
        </w:pPrChange>
      </w:pPr>
    </w:p>
    <w:p w14:paraId="5998685D" w14:textId="793082E6" w:rsidR="00560B3C" w:rsidRPr="00E603DE" w:rsidRDefault="00560B3C" w:rsidP="005E5896">
      <w:pPr>
        <w:spacing w:line="360" w:lineRule="auto"/>
        <w:jc w:val="both"/>
        <w:rPr>
          <w:ins w:id="620" w:author="Mohammad Nayeem Hasan" w:date="2024-10-30T23:50:00Z" w16du:dateUtc="2024-10-30T17:50:00Z"/>
          <w:rFonts w:ascii="Times New Roman" w:hAnsi="Times New Roman" w:cs="Times New Roman"/>
          <w:sz w:val="24"/>
          <w:szCs w:val="24"/>
        </w:rPr>
        <w:pPrChange w:id="621" w:author="Mohammad Nayeem Hasan" w:date="2024-11-01T20:02:00Z" w16du:dateUtc="2024-11-01T14:02:00Z">
          <w:pPr>
            <w:jc w:val="both"/>
          </w:pPr>
        </w:pPrChange>
      </w:pPr>
      <w:ins w:id="622" w:author="Mohammad Nayeem Hasan" w:date="2024-10-30T23:50:00Z" w16du:dateUtc="2024-10-30T17:50:00Z">
        <w:r w:rsidRPr="00E603DE">
          <w:rPr>
            <w:rFonts w:ascii="Times New Roman" w:hAnsi="Times New Roman" w:cs="Times New Roman"/>
            <w:sz w:val="24"/>
            <w:szCs w:val="24"/>
          </w:rPr>
          <w:t xml:space="preserve">ARV &amp; Rainfall = Adjusted R-squared:  </w:t>
        </w:r>
      </w:ins>
      <w:ins w:id="623" w:author="Mohammad Nayeem Hasan" w:date="2024-11-01T20:02:00Z">
        <w:r w:rsidR="005E5896" w:rsidRPr="005E5896">
          <w:rPr>
            <w:rFonts w:ascii="Times New Roman" w:hAnsi="Times New Roman" w:cs="Times New Roman"/>
            <w:sz w:val="24"/>
            <w:szCs w:val="24"/>
          </w:rPr>
          <w:t xml:space="preserve">-0.0008286 </w:t>
        </w:r>
      </w:ins>
    </w:p>
    <w:p w14:paraId="7193F656" w14:textId="5C32374E" w:rsidR="00560B3C" w:rsidRPr="00E603DE" w:rsidRDefault="00560B3C" w:rsidP="005E5896">
      <w:pPr>
        <w:spacing w:line="360" w:lineRule="auto"/>
        <w:jc w:val="both"/>
        <w:rPr>
          <w:ins w:id="624" w:author="Mohammad Nayeem Hasan" w:date="2024-10-30T23:52:00Z"/>
          <w:rFonts w:ascii="Times New Roman" w:hAnsi="Times New Roman" w:cs="Times New Roman"/>
          <w:sz w:val="24"/>
          <w:szCs w:val="24"/>
        </w:rPr>
        <w:pPrChange w:id="625" w:author="Mohammad Nayeem Hasan" w:date="2024-11-01T20:03:00Z" w16du:dateUtc="2024-11-01T14:03:00Z">
          <w:pPr>
            <w:jc w:val="both"/>
          </w:pPr>
        </w:pPrChange>
      </w:pPr>
      <w:ins w:id="626" w:author="Mohammad Nayeem Hasan" w:date="2024-10-30T23:50:00Z" w16du:dateUtc="2024-10-30T17:50:00Z">
        <w:r w:rsidRPr="00E603DE">
          <w:rPr>
            <w:rFonts w:ascii="Times New Roman" w:hAnsi="Times New Roman" w:cs="Times New Roman"/>
            <w:sz w:val="24"/>
            <w:szCs w:val="24"/>
          </w:rPr>
          <w:t xml:space="preserve">ARV &amp; Average Temp = Adjusted R-squared:  </w:t>
        </w:r>
      </w:ins>
      <w:ins w:id="627" w:author="Mohammad Nayeem Hasan" w:date="2024-11-01T20:03:00Z">
        <w:r w:rsidR="005E5896" w:rsidRPr="005E5896">
          <w:rPr>
            <w:rFonts w:ascii="Times New Roman" w:hAnsi="Times New Roman" w:cs="Times New Roman"/>
            <w:sz w:val="24"/>
            <w:szCs w:val="24"/>
          </w:rPr>
          <w:t xml:space="preserve">0.004027 </w:t>
        </w:r>
      </w:ins>
    </w:p>
    <w:p w14:paraId="46E8A2B5" w14:textId="545E3634" w:rsidR="00560B3C" w:rsidRPr="00E603DE" w:rsidRDefault="00560B3C">
      <w:pPr>
        <w:spacing w:after="0" w:line="360" w:lineRule="auto"/>
        <w:jc w:val="both"/>
        <w:rPr>
          <w:ins w:id="628" w:author="Mohammad Nayeem Hasan" w:date="2024-10-30T23:50:00Z" w16du:dateUtc="2024-10-30T17:50:00Z"/>
          <w:rFonts w:ascii="Times New Roman" w:hAnsi="Times New Roman" w:cs="Times New Roman"/>
          <w:sz w:val="24"/>
          <w:szCs w:val="24"/>
        </w:rPr>
        <w:pPrChange w:id="629" w:author="Mohammad Nayeem Hasan" w:date="2024-11-01T03:11:00Z" w16du:dateUtc="2024-10-31T21:11:00Z">
          <w:pPr>
            <w:jc w:val="both"/>
          </w:pPr>
        </w:pPrChange>
      </w:pPr>
    </w:p>
    <w:p w14:paraId="6A85CD4E" w14:textId="77777777" w:rsidR="000D19A0" w:rsidRPr="00E603DE" w:rsidRDefault="000D19A0">
      <w:pPr>
        <w:spacing w:after="0" w:line="360" w:lineRule="auto"/>
        <w:jc w:val="both"/>
        <w:rPr>
          <w:ins w:id="630" w:author="Mohammad Nayeem Hasan" w:date="2024-10-30T23:53:00Z"/>
          <w:rFonts w:ascii="Times New Roman" w:hAnsi="Times New Roman" w:cs="Times New Roman"/>
          <w:sz w:val="24"/>
          <w:szCs w:val="24"/>
        </w:rPr>
        <w:pPrChange w:id="631" w:author="Mohammad Nayeem Hasan" w:date="2024-11-01T03:11:00Z" w16du:dateUtc="2024-10-31T21:11:00Z">
          <w:pPr>
            <w:jc w:val="both"/>
          </w:pPr>
        </w:pPrChange>
      </w:pPr>
      <w:ins w:id="632" w:author="Mohammad Nayeem Hasan" w:date="2024-10-30T23:52:00Z" w16du:dateUtc="2024-10-30T17:52:00Z">
        <w:r w:rsidRPr="00E603DE">
          <w:rPr>
            <w:rFonts w:ascii="Times New Roman" w:hAnsi="Times New Roman" w:cs="Times New Roman"/>
            <w:sz w:val="24"/>
            <w:szCs w:val="24"/>
          </w:rPr>
          <w:t xml:space="preserve">Temp &amp; Rainfall = Adjusted R-squared: </w:t>
        </w:r>
      </w:ins>
      <w:ins w:id="633" w:author="Mohammad Nayeem Hasan" w:date="2024-10-30T23:53:00Z">
        <w:r w:rsidRPr="00E603DE">
          <w:rPr>
            <w:rFonts w:ascii="Times New Roman" w:hAnsi="Times New Roman" w:cs="Times New Roman"/>
            <w:sz w:val="24"/>
            <w:szCs w:val="24"/>
          </w:rPr>
          <w:t xml:space="preserve">0.412 </w:t>
        </w:r>
      </w:ins>
    </w:p>
    <w:p w14:paraId="030B27B1" w14:textId="3555551F" w:rsidR="001242E6" w:rsidRPr="00E603DE" w:rsidDel="000D19A0" w:rsidRDefault="001242E6">
      <w:pPr>
        <w:spacing w:after="0" w:line="360" w:lineRule="auto"/>
        <w:jc w:val="both"/>
        <w:rPr>
          <w:del w:id="634" w:author="Mohammad Nayeem Hasan" w:date="2024-10-30T23:53:00Z" w16du:dateUtc="2024-10-30T17:53:00Z"/>
          <w:rFonts w:ascii="Times New Roman" w:hAnsi="Times New Roman" w:cs="Times New Roman"/>
          <w:sz w:val="24"/>
          <w:szCs w:val="24"/>
        </w:rPr>
        <w:pPrChange w:id="635" w:author="Mohammad Nayeem Hasan" w:date="2024-11-01T03:11:00Z" w16du:dateUtc="2024-10-31T21:11:00Z">
          <w:pPr>
            <w:jc w:val="both"/>
          </w:pPr>
        </w:pPrChange>
      </w:pPr>
    </w:p>
    <w:bookmarkEnd w:id="571"/>
    <w:p w14:paraId="24A5461E" w14:textId="57416EA5" w:rsidR="00C2707F" w:rsidRPr="00E603DE" w:rsidDel="000D19A0" w:rsidRDefault="00C2707F">
      <w:pPr>
        <w:spacing w:after="0" w:line="360" w:lineRule="auto"/>
        <w:jc w:val="both"/>
        <w:rPr>
          <w:del w:id="636" w:author="Mohammad Nayeem Hasan" w:date="2024-10-30T23:53:00Z" w16du:dateUtc="2024-10-30T17:53:00Z"/>
          <w:rFonts w:ascii="Times New Roman" w:hAnsi="Times New Roman" w:cs="Times New Roman"/>
          <w:sz w:val="24"/>
          <w:szCs w:val="24"/>
        </w:rPr>
        <w:pPrChange w:id="637" w:author="Mohammad Nayeem Hasan" w:date="2024-11-01T03:11:00Z" w16du:dateUtc="2024-10-31T21:11:00Z">
          <w:pPr>
            <w:jc w:val="both"/>
          </w:pPr>
        </w:pPrChange>
      </w:pPr>
    </w:p>
    <w:p w14:paraId="28B19EEA" w14:textId="68DE5834" w:rsidR="00C2707F" w:rsidRPr="00E603DE" w:rsidRDefault="006847F4">
      <w:pPr>
        <w:spacing w:after="0" w:line="360" w:lineRule="auto"/>
        <w:jc w:val="center"/>
        <w:rPr>
          <w:rFonts w:ascii="Times New Roman" w:hAnsi="Times New Roman" w:cs="Times New Roman"/>
          <w:sz w:val="24"/>
          <w:szCs w:val="24"/>
        </w:rPr>
        <w:pPrChange w:id="638" w:author="Mohammad Nayeem Hasan" w:date="2024-11-01T03:11:00Z" w16du:dateUtc="2024-10-31T21:11:00Z">
          <w:pPr>
            <w:jc w:val="center"/>
          </w:pPr>
        </w:pPrChange>
      </w:pPr>
      <w:del w:id="639" w:author="Mohammad Nayeem Hasan" w:date="2024-11-01T02:47:00Z" w16du:dateUtc="2024-10-31T20:47:00Z">
        <w:r w:rsidRPr="00E603DE" w:rsidDel="0077250C">
          <w:rPr>
            <w:rFonts w:ascii="Times New Roman" w:hAnsi="Times New Roman" w:cs="Times New Roman"/>
            <w:noProof/>
            <w:sz w:val="24"/>
            <w:szCs w:val="24"/>
          </w:rPr>
          <w:drawing>
            <wp:inline distT="0" distB="0" distL="0" distR="0" wp14:anchorId="1548DD98" wp14:editId="15EDA830">
              <wp:extent cx="5189517" cy="6227420"/>
              <wp:effectExtent l="0" t="0" r="0" b="2540"/>
              <wp:docPr id="1252415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1236" cy="6229482"/>
                      </a:xfrm>
                      <a:prstGeom prst="rect">
                        <a:avLst/>
                      </a:prstGeom>
                      <a:noFill/>
                      <a:ln>
                        <a:noFill/>
                      </a:ln>
                    </pic:spPr>
                  </pic:pic>
                </a:graphicData>
              </a:graphic>
            </wp:inline>
          </w:drawing>
        </w:r>
      </w:del>
      <w:ins w:id="640" w:author="Mohammad Nayeem Hasan" w:date="2024-11-01T02:48:00Z" w16du:dateUtc="2024-10-31T20:48:00Z">
        <w:r w:rsidR="0077250C" w:rsidRPr="00E603DE">
          <w:rPr>
            <w:rFonts w:ascii="Times New Roman" w:hAnsi="Times New Roman" w:cs="Times New Roman"/>
            <w:rPrChange w:id="641" w:author="Mohammad Nayeem Hasan" w:date="2024-11-01T15:54:00Z" w16du:dateUtc="2024-11-01T09:54:00Z">
              <w:rPr/>
            </w:rPrChange>
          </w:rPr>
          <w:t xml:space="preserve"> </w:t>
        </w:r>
        <w:r w:rsidR="0077250C" w:rsidRPr="00E603DE">
          <w:rPr>
            <w:rFonts w:ascii="Times New Roman" w:hAnsi="Times New Roman" w:cs="Times New Roman"/>
            <w:noProof/>
            <w:rPrChange w:id="642" w:author="Mohammad Nayeem Hasan" w:date="2024-11-01T15:54:00Z" w16du:dateUtc="2024-11-01T09:54:00Z">
              <w:rPr>
                <w:noProof/>
              </w:rPr>
            </w:rPrChange>
          </w:rPr>
          <w:drawing>
            <wp:inline distT="0" distB="0" distL="0" distR="0" wp14:anchorId="1E8143F6" wp14:editId="63632EE5">
              <wp:extent cx="5943600" cy="7132320"/>
              <wp:effectExtent l="0" t="0" r="0" b="0"/>
              <wp:docPr id="562063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a:graphicData>
              </a:graphic>
            </wp:inline>
          </w:drawing>
        </w:r>
      </w:ins>
    </w:p>
    <w:p w14:paraId="6D09E30A" w14:textId="058F9C94" w:rsidR="00255030" w:rsidRPr="00E603DE" w:rsidRDefault="00255030">
      <w:pPr>
        <w:spacing w:after="0" w:line="360" w:lineRule="auto"/>
        <w:jc w:val="both"/>
        <w:rPr>
          <w:rFonts w:ascii="Times New Roman" w:hAnsi="Times New Roman" w:cs="Times New Roman"/>
          <w:b/>
          <w:bCs/>
          <w:sz w:val="24"/>
          <w:szCs w:val="24"/>
        </w:rPr>
        <w:pPrChange w:id="643" w:author="Mohammad Nayeem Hasan" w:date="2024-11-01T03:11:00Z" w16du:dateUtc="2024-10-31T21:11:00Z">
          <w:pPr>
            <w:jc w:val="both"/>
          </w:pPr>
        </w:pPrChange>
      </w:pPr>
      <w:r w:rsidRPr="00E603DE">
        <w:rPr>
          <w:rFonts w:ascii="Times New Roman" w:hAnsi="Times New Roman" w:cs="Times New Roman"/>
          <w:b/>
          <w:bCs/>
          <w:sz w:val="24"/>
          <w:szCs w:val="24"/>
        </w:rPr>
        <w:t>Figure</w:t>
      </w:r>
      <w:r w:rsidR="001A7184" w:rsidRPr="00E603DE">
        <w:rPr>
          <w:rFonts w:ascii="Times New Roman" w:hAnsi="Times New Roman" w:cs="Times New Roman"/>
          <w:b/>
          <w:bCs/>
          <w:sz w:val="24"/>
          <w:szCs w:val="24"/>
        </w:rPr>
        <w:t xml:space="preserve"> </w:t>
      </w:r>
      <w:r w:rsidR="002B32F1" w:rsidRPr="00E603DE">
        <w:rPr>
          <w:rFonts w:ascii="Times New Roman" w:hAnsi="Times New Roman" w:cs="Times New Roman"/>
          <w:b/>
          <w:bCs/>
          <w:sz w:val="24"/>
          <w:szCs w:val="24"/>
        </w:rPr>
        <w:t>3</w:t>
      </w:r>
      <w:r w:rsidRPr="00E603DE">
        <w:rPr>
          <w:rFonts w:ascii="Times New Roman" w:hAnsi="Times New Roman" w:cs="Times New Roman"/>
          <w:b/>
          <w:bCs/>
          <w:sz w:val="24"/>
          <w:szCs w:val="24"/>
        </w:rPr>
        <w:t>:</w:t>
      </w:r>
      <w:r w:rsidR="007219C5" w:rsidRPr="00E603DE">
        <w:rPr>
          <w:rFonts w:ascii="Times New Roman" w:hAnsi="Times New Roman" w:cs="Times New Roman"/>
          <w:b/>
          <w:bCs/>
          <w:sz w:val="24"/>
          <w:szCs w:val="24"/>
        </w:rPr>
        <w:t xml:space="preserve"> A) </w:t>
      </w:r>
      <w:commentRangeStart w:id="644"/>
      <w:r w:rsidR="007219C5" w:rsidRPr="00E603DE">
        <w:rPr>
          <w:rFonts w:ascii="Times New Roman" w:hAnsi="Times New Roman" w:cs="Times New Roman"/>
          <w:b/>
          <w:bCs/>
          <w:sz w:val="24"/>
          <w:szCs w:val="24"/>
        </w:rPr>
        <w:t xml:space="preserve">Number of </w:t>
      </w:r>
      <w:r w:rsidR="008A1AFA" w:rsidRPr="00E603DE">
        <w:rPr>
          <w:rFonts w:ascii="Times New Roman" w:hAnsi="Times New Roman" w:cs="Times New Roman"/>
          <w:b/>
          <w:bCs/>
          <w:sz w:val="24"/>
          <w:szCs w:val="24"/>
        </w:rPr>
        <w:t>yearly rabies</w:t>
      </w:r>
      <w:r w:rsidR="007219C5" w:rsidRPr="00E603DE">
        <w:rPr>
          <w:rFonts w:ascii="Times New Roman" w:hAnsi="Times New Roman" w:cs="Times New Roman"/>
          <w:b/>
          <w:bCs/>
          <w:sz w:val="24"/>
          <w:szCs w:val="24"/>
        </w:rPr>
        <w:t xml:space="preserve"> cases</w:t>
      </w:r>
      <w:r w:rsidR="008A1AFA" w:rsidRPr="00E603DE">
        <w:rPr>
          <w:rFonts w:ascii="Times New Roman" w:hAnsi="Times New Roman" w:cs="Times New Roman"/>
          <w:b/>
          <w:bCs/>
          <w:sz w:val="24"/>
          <w:szCs w:val="24"/>
        </w:rPr>
        <w:t>, ARV, and MDV</w:t>
      </w:r>
      <w:r w:rsidR="007219C5" w:rsidRPr="00E603DE">
        <w:rPr>
          <w:rFonts w:ascii="Times New Roman" w:hAnsi="Times New Roman" w:cs="Times New Roman"/>
          <w:b/>
          <w:bCs/>
          <w:sz w:val="24"/>
          <w:szCs w:val="24"/>
        </w:rPr>
        <w:t xml:space="preserve"> (B) Number of monthly </w:t>
      </w:r>
      <w:r w:rsidR="008A1AFA" w:rsidRPr="00E603DE">
        <w:rPr>
          <w:rFonts w:ascii="Times New Roman" w:hAnsi="Times New Roman" w:cs="Times New Roman"/>
          <w:b/>
          <w:bCs/>
          <w:sz w:val="24"/>
          <w:szCs w:val="24"/>
        </w:rPr>
        <w:t xml:space="preserve">rabies </w:t>
      </w:r>
      <w:r w:rsidR="007219C5" w:rsidRPr="00E603DE">
        <w:rPr>
          <w:rFonts w:ascii="Times New Roman" w:hAnsi="Times New Roman" w:cs="Times New Roman"/>
          <w:b/>
          <w:bCs/>
          <w:sz w:val="24"/>
          <w:szCs w:val="24"/>
        </w:rPr>
        <w:t>cases</w:t>
      </w:r>
      <w:r w:rsidR="008A1AFA" w:rsidRPr="00E603DE">
        <w:rPr>
          <w:rFonts w:ascii="Times New Roman" w:hAnsi="Times New Roman" w:cs="Times New Roman"/>
          <w:b/>
          <w:bCs/>
          <w:sz w:val="24"/>
          <w:szCs w:val="24"/>
        </w:rPr>
        <w:t>, ARV</w:t>
      </w:r>
      <w:r w:rsidR="007219C5" w:rsidRPr="00E603DE">
        <w:rPr>
          <w:rFonts w:ascii="Times New Roman" w:hAnsi="Times New Roman" w:cs="Times New Roman"/>
          <w:b/>
          <w:bCs/>
          <w:sz w:val="24"/>
          <w:szCs w:val="24"/>
        </w:rPr>
        <w:t xml:space="preserve"> and </w:t>
      </w:r>
      <w:r w:rsidR="008A1AFA" w:rsidRPr="00E603DE">
        <w:rPr>
          <w:rFonts w:ascii="Times New Roman" w:hAnsi="Times New Roman" w:cs="Times New Roman"/>
          <w:b/>
          <w:bCs/>
          <w:sz w:val="24"/>
          <w:szCs w:val="24"/>
        </w:rPr>
        <w:t xml:space="preserve">MDV </w:t>
      </w:r>
      <w:r w:rsidR="007219C5" w:rsidRPr="00E603DE">
        <w:rPr>
          <w:rFonts w:ascii="Times New Roman" w:hAnsi="Times New Roman" w:cs="Times New Roman"/>
          <w:b/>
          <w:bCs/>
          <w:sz w:val="24"/>
          <w:szCs w:val="24"/>
        </w:rPr>
        <w:t>recorded in</w:t>
      </w:r>
      <w:r w:rsidR="008A1AFA" w:rsidRPr="00E603DE">
        <w:rPr>
          <w:rFonts w:ascii="Times New Roman" w:hAnsi="Times New Roman" w:cs="Times New Roman"/>
          <w:b/>
          <w:bCs/>
          <w:sz w:val="24"/>
          <w:szCs w:val="24"/>
        </w:rPr>
        <w:t xml:space="preserve"> Bangladesh</w:t>
      </w:r>
      <w:r w:rsidR="001A7184" w:rsidRPr="00E603DE">
        <w:rPr>
          <w:rFonts w:ascii="Times New Roman" w:hAnsi="Times New Roman" w:cs="Times New Roman"/>
          <w:b/>
          <w:bCs/>
          <w:sz w:val="24"/>
          <w:szCs w:val="24"/>
        </w:rPr>
        <w:t xml:space="preserve"> (</w:t>
      </w:r>
      <w:r w:rsidR="007219C5" w:rsidRPr="00E603DE">
        <w:rPr>
          <w:rFonts w:ascii="Times New Roman" w:hAnsi="Times New Roman" w:cs="Times New Roman"/>
          <w:b/>
          <w:bCs/>
          <w:sz w:val="24"/>
          <w:szCs w:val="24"/>
        </w:rPr>
        <w:t>200</w:t>
      </w:r>
      <w:r w:rsidR="001A7184" w:rsidRPr="00E603DE">
        <w:rPr>
          <w:rFonts w:ascii="Times New Roman" w:hAnsi="Times New Roman" w:cs="Times New Roman"/>
          <w:b/>
          <w:bCs/>
          <w:sz w:val="24"/>
          <w:szCs w:val="24"/>
        </w:rPr>
        <w:t>6</w:t>
      </w:r>
      <w:r w:rsidR="007219C5" w:rsidRPr="00E603DE">
        <w:rPr>
          <w:rFonts w:ascii="Times New Roman" w:hAnsi="Times New Roman" w:cs="Times New Roman"/>
          <w:b/>
          <w:bCs/>
          <w:sz w:val="24"/>
          <w:szCs w:val="24"/>
        </w:rPr>
        <w:t>–202</w:t>
      </w:r>
      <w:r w:rsidR="001A7184" w:rsidRPr="00E603DE">
        <w:rPr>
          <w:rFonts w:ascii="Times New Roman" w:hAnsi="Times New Roman" w:cs="Times New Roman"/>
          <w:b/>
          <w:bCs/>
          <w:sz w:val="24"/>
          <w:szCs w:val="24"/>
        </w:rPr>
        <w:t>4)</w:t>
      </w:r>
      <w:r w:rsidR="007219C5" w:rsidRPr="00E603DE">
        <w:rPr>
          <w:rFonts w:ascii="Times New Roman" w:hAnsi="Times New Roman" w:cs="Times New Roman"/>
          <w:b/>
          <w:bCs/>
          <w:sz w:val="24"/>
          <w:szCs w:val="24"/>
        </w:rPr>
        <w:t>.</w:t>
      </w:r>
      <w:commentRangeEnd w:id="644"/>
      <w:r w:rsidR="00F0379A" w:rsidRPr="00E603DE">
        <w:rPr>
          <w:rStyle w:val="CommentReference"/>
          <w:rFonts w:ascii="Times New Roman" w:hAnsi="Times New Roman" w:cs="Times New Roman"/>
          <w:rPrChange w:id="645" w:author="Mohammad Nayeem Hasan" w:date="2024-11-01T15:54:00Z" w16du:dateUtc="2024-11-01T09:54:00Z">
            <w:rPr>
              <w:rStyle w:val="CommentReference"/>
            </w:rPr>
          </w:rPrChange>
        </w:rPr>
        <w:commentReference w:id="644"/>
      </w:r>
    </w:p>
    <w:p w14:paraId="03E51962" w14:textId="16F54D62" w:rsidR="0077250C" w:rsidRPr="00E603DE" w:rsidRDefault="00DB1527">
      <w:pPr>
        <w:spacing w:after="0" w:line="360" w:lineRule="auto"/>
        <w:jc w:val="both"/>
        <w:rPr>
          <w:ins w:id="646" w:author="Mohammad Nayeem Hasan" w:date="2024-11-01T02:46:00Z" w16du:dateUtc="2024-10-31T20:46:00Z"/>
          <w:rFonts w:ascii="Times New Roman" w:hAnsi="Times New Roman" w:cs="Times New Roman"/>
          <w:sz w:val="24"/>
          <w:szCs w:val="24"/>
        </w:rPr>
        <w:pPrChange w:id="647" w:author="Mohammad Nayeem Hasan" w:date="2024-11-01T03:11:00Z" w16du:dateUtc="2024-10-31T21:11:00Z">
          <w:pPr>
            <w:jc w:val="both"/>
          </w:pPr>
        </w:pPrChange>
      </w:pPr>
      <w:r w:rsidRPr="00E603DE">
        <w:rPr>
          <w:rFonts w:ascii="Times New Roman" w:hAnsi="Times New Roman" w:cs="Times New Roman"/>
          <w:sz w:val="24"/>
          <w:szCs w:val="24"/>
        </w:rPr>
        <w:lastRenderedPageBreak/>
        <w:t>The highest number of rabies cases was recorded in 2006 (n=167), while the lowest occurred in 2024 (n=28). December had the most cases during the period from 2006 to 2024, with a total of 189 cases, whereas May and July both saw the fewest cases, each with 98.</w:t>
      </w:r>
    </w:p>
    <w:p w14:paraId="5BA6655E" w14:textId="77777777" w:rsidR="0077250C" w:rsidRPr="00E603DE" w:rsidRDefault="0077250C">
      <w:pPr>
        <w:spacing w:after="0" w:line="360" w:lineRule="auto"/>
        <w:rPr>
          <w:ins w:id="648" w:author="Mohammad Nayeem Hasan" w:date="2024-11-01T02:46:00Z" w16du:dateUtc="2024-10-31T20:46:00Z"/>
          <w:rFonts w:ascii="Times New Roman" w:hAnsi="Times New Roman" w:cs="Times New Roman"/>
          <w:sz w:val="24"/>
          <w:szCs w:val="24"/>
        </w:rPr>
        <w:pPrChange w:id="649" w:author="Mohammad Nayeem Hasan" w:date="2024-11-01T03:11:00Z" w16du:dateUtc="2024-10-31T21:11:00Z">
          <w:pPr/>
        </w:pPrChange>
      </w:pPr>
      <w:ins w:id="650" w:author="Mohammad Nayeem Hasan" w:date="2024-11-01T02:46:00Z" w16du:dateUtc="2024-10-31T20:46:00Z">
        <w:r w:rsidRPr="00E603DE">
          <w:rPr>
            <w:rFonts w:ascii="Times New Roman" w:hAnsi="Times New Roman" w:cs="Times New Roman"/>
            <w:sz w:val="24"/>
            <w:szCs w:val="24"/>
          </w:rPr>
          <w:br w:type="page"/>
        </w:r>
      </w:ins>
    </w:p>
    <w:p w14:paraId="0CAAFE95" w14:textId="528FD813" w:rsidR="001A7184" w:rsidRPr="00E603DE" w:rsidRDefault="0077250C">
      <w:pPr>
        <w:spacing w:after="0" w:line="360" w:lineRule="auto"/>
        <w:jc w:val="both"/>
        <w:rPr>
          <w:rFonts w:ascii="Times New Roman" w:hAnsi="Times New Roman" w:cs="Times New Roman"/>
          <w:sz w:val="24"/>
          <w:szCs w:val="24"/>
        </w:rPr>
        <w:pPrChange w:id="651" w:author="Mohammad Nayeem Hasan" w:date="2024-11-01T03:11:00Z" w16du:dateUtc="2024-10-31T21:11:00Z">
          <w:pPr>
            <w:jc w:val="both"/>
          </w:pPr>
        </w:pPrChange>
      </w:pPr>
      <w:ins w:id="652" w:author="Mohammad Nayeem Hasan" w:date="2024-11-01T02:46:00Z" w16du:dateUtc="2024-10-31T20:46:00Z">
        <w:r w:rsidRPr="00E603DE">
          <w:rPr>
            <w:rFonts w:ascii="Times New Roman" w:hAnsi="Times New Roman" w:cs="Times New Roman"/>
            <w:noProof/>
            <w:rPrChange w:id="653" w:author="Mohammad Nayeem Hasan" w:date="2024-11-01T15:54:00Z" w16du:dateUtc="2024-11-01T09:54:00Z">
              <w:rPr>
                <w:noProof/>
              </w:rPr>
            </w:rPrChange>
          </w:rPr>
          <w:lastRenderedPageBreak/>
          <w:drawing>
            <wp:inline distT="0" distB="0" distL="0" distR="0" wp14:anchorId="2742E17B" wp14:editId="780498B4">
              <wp:extent cx="5943600" cy="7132320"/>
              <wp:effectExtent l="0" t="0" r="0" b="0"/>
              <wp:docPr id="122255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a:graphicData>
              </a:graphic>
            </wp:inline>
          </w:drawing>
        </w:r>
      </w:ins>
    </w:p>
    <w:p w14:paraId="365132AD" w14:textId="0ED5DC3C" w:rsidR="00825994" w:rsidRPr="00E603DE" w:rsidDel="00843EB9" w:rsidRDefault="00825994">
      <w:pPr>
        <w:spacing w:after="0" w:line="360" w:lineRule="auto"/>
        <w:jc w:val="center"/>
        <w:rPr>
          <w:del w:id="654" w:author="Mohammad Nayeem Hasan" w:date="2024-10-31T00:17:00Z" w16du:dateUtc="2024-10-30T18:17:00Z"/>
          <w:rFonts w:ascii="Times New Roman" w:hAnsi="Times New Roman" w:cs="Times New Roman"/>
          <w:b/>
          <w:bCs/>
          <w:sz w:val="24"/>
          <w:szCs w:val="24"/>
        </w:rPr>
        <w:pPrChange w:id="655" w:author="Mohammad Nayeem Hasan" w:date="2024-11-01T03:11:00Z" w16du:dateUtc="2024-10-31T21:11:00Z">
          <w:pPr>
            <w:jc w:val="center"/>
          </w:pPr>
        </w:pPrChange>
      </w:pPr>
      <w:del w:id="656" w:author="Mohammad Nayeem Hasan" w:date="2024-10-31T00:17:00Z" w16du:dateUtc="2024-10-30T18:17:00Z">
        <w:r w:rsidRPr="00E603DE" w:rsidDel="00843EB9">
          <w:rPr>
            <w:rFonts w:ascii="Times New Roman" w:hAnsi="Times New Roman" w:cs="Times New Roman"/>
            <w:noProof/>
            <w:sz w:val="24"/>
            <w:szCs w:val="24"/>
          </w:rPr>
          <w:drawing>
            <wp:inline distT="0" distB="0" distL="0" distR="0" wp14:anchorId="43ABB42F" wp14:editId="0CFE6176">
              <wp:extent cx="4476997" cy="5969329"/>
              <wp:effectExtent l="0" t="0" r="0" b="0"/>
              <wp:docPr id="1578621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9898" cy="5973197"/>
                      </a:xfrm>
                      <a:prstGeom prst="rect">
                        <a:avLst/>
                      </a:prstGeom>
                      <a:noFill/>
                      <a:ln>
                        <a:noFill/>
                      </a:ln>
                    </pic:spPr>
                  </pic:pic>
                </a:graphicData>
              </a:graphic>
            </wp:inline>
          </w:drawing>
        </w:r>
      </w:del>
    </w:p>
    <w:p w14:paraId="1CBEDEF8" w14:textId="3D6E91F5" w:rsidR="00825994" w:rsidRPr="00E603DE" w:rsidDel="00843EB9" w:rsidRDefault="00825994">
      <w:pPr>
        <w:spacing w:after="0" w:line="360" w:lineRule="auto"/>
        <w:jc w:val="both"/>
        <w:rPr>
          <w:del w:id="657" w:author="Mohammad Nayeem Hasan" w:date="2024-10-31T00:17:00Z" w16du:dateUtc="2024-10-30T18:17:00Z"/>
          <w:rFonts w:ascii="Times New Roman" w:hAnsi="Times New Roman" w:cs="Times New Roman"/>
          <w:b/>
          <w:bCs/>
          <w:sz w:val="24"/>
          <w:szCs w:val="24"/>
        </w:rPr>
        <w:pPrChange w:id="658" w:author="Mohammad Nayeem Hasan" w:date="2024-11-01T03:11:00Z" w16du:dateUtc="2024-10-31T21:11:00Z">
          <w:pPr>
            <w:jc w:val="both"/>
          </w:pPr>
        </w:pPrChange>
      </w:pPr>
    </w:p>
    <w:p w14:paraId="709E6B0D" w14:textId="6F89ECC2" w:rsidR="00255030" w:rsidRPr="00E603DE" w:rsidDel="00843EB9" w:rsidRDefault="001A7184">
      <w:pPr>
        <w:spacing w:after="0" w:line="360" w:lineRule="auto"/>
        <w:jc w:val="both"/>
        <w:rPr>
          <w:del w:id="659" w:author="Mohammad Nayeem Hasan" w:date="2024-10-31T00:17:00Z" w16du:dateUtc="2024-10-30T18:17:00Z"/>
          <w:rFonts w:ascii="Times New Roman" w:hAnsi="Times New Roman" w:cs="Times New Roman"/>
          <w:b/>
          <w:bCs/>
          <w:sz w:val="24"/>
          <w:szCs w:val="24"/>
        </w:rPr>
        <w:pPrChange w:id="660" w:author="Mohammad Nayeem Hasan" w:date="2024-11-01T03:11:00Z" w16du:dateUtc="2024-10-31T21:11:00Z">
          <w:pPr>
            <w:jc w:val="both"/>
          </w:pPr>
        </w:pPrChange>
      </w:pPr>
      <w:commentRangeStart w:id="661"/>
      <w:del w:id="662" w:author="Mohammad Nayeem Hasan" w:date="2024-10-31T00:17:00Z" w16du:dateUtc="2024-10-30T18:17:00Z">
        <w:r w:rsidRPr="00E603DE" w:rsidDel="00843EB9">
          <w:rPr>
            <w:rFonts w:ascii="Times New Roman" w:hAnsi="Times New Roman" w:cs="Times New Roman"/>
            <w:b/>
            <w:bCs/>
            <w:sz w:val="24"/>
            <w:szCs w:val="24"/>
          </w:rPr>
          <w:delText xml:space="preserve">Fig </w:delText>
        </w:r>
        <w:r w:rsidR="00F4002A" w:rsidRPr="00E603DE" w:rsidDel="00843EB9">
          <w:rPr>
            <w:rFonts w:ascii="Times New Roman" w:hAnsi="Times New Roman" w:cs="Times New Roman"/>
            <w:b/>
            <w:bCs/>
            <w:sz w:val="24"/>
            <w:szCs w:val="24"/>
          </w:rPr>
          <w:delText>4</w:delText>
        </w:r>
        <w:r w:rsidRPr="00E603DE" w:rsidDel="00843EB9">
          <w:rPr>
            <w:rFonts w:ascii="Times New Roman" w:hAnsi="Times New Roman" w:cs="Times New Roman"/>
            <w:b/>
            <w:bCs/>
            <w:sz w:val="24"/>
            <w:szCs w:val="24"/>
          </w:rPr>
          <w:delText>: (Top) Mean monthly growth factor for the period of 2006–2024. (Bottom) The monthly growth factor for the individual year 2006–2024. The horizontal dashed line indicates monthly growth factor 1 (the same number of rabies cases in 2 subsequent months).</w:delText>
        </w:r>
        <w:commentRangeEnd w:id="661"/>
        <w:r w:rsidR="001103B4" w:rsidRPr="00E603DE" w:rsidDel="00843EB9">
          <w:rPr>
            <w:rStyle w:val="CommentReference"/>
            <w:rFonts w:ascii="Times New Roman" w:hAnsi="Times New Roman" w:cs="Times New Roman"/>
            <w:rPrChange w:id="663" w:author="Mohammad Nayeem Hasan" w:date="2024-11-01T15:54:00Z" w16du:dateUtc="2024-11-01T09:54:00Z">
              <w:rPr>
                <w:rStyle w:val="CommentReference"/>
              </w:rPr>
            </w:rPrChange>
          </w:rPr>
          <w:commentReference w:id="661"/>
        </w:r>
      </w:del>
    </w:p>
    <w:p w14:paraId="3D24E170" w14:textId="1268E1C5" w:rsidR="00DB1527" w:rsidRPr="00E603DE" w:rsidDel="00843EB9" w:rsidRDefault="00DB1527">
      <w:pPr>
        <w:spacing w:after="0" w:line="360" w:lineRule="auto"/>
        <w:jc w:val="both"/>
        <w:rPr>
          <w:del w:id="664" w:author="Mohammad Nayeem Hasan" w:date="2024-10-31T00:17:00Z" w16du:dateUtc="2024-10-30T18:17:00Z"/>
          <w:rFonts w:ascii="Times New Roman" w:hAnsi="Times New Roman" w:cs="Times New Roman"/>
          <w:sz w:val="24"/>
          <w:szCs w:val="24"/>
        </w:rPr>
        <w:pPrChange w:id="665" w:author="Mohammad Nayeem Hasan" w:date="2024-11-01T03:11:00Z" w16du:dateUtc="2024-10-31T21:11:00Z">
          <w:pPr>
            <w:jc w:val="both"/>
          </w:pPr>
        </w:pPrChange>
      </w:pPr>
      <w:del w:id="666" w:author="Mohammad Nayeem Hasan" w:date="2024-10-31T00:17:00Z" w16du:dateUtc="2024-10-30T18:17:00Z">
        <w:r w:rsidRPr="00E603DE" w:rsidDel="00843EB9">
          <w:rPr>
            <w:rFonts w:ascii="Times New Roman" w:hAnsi="Times New Roman" w:cs="Times New Roman"/>
            <w:sz w:val="24"/>
            <w:szCs w:val="24"/>
          </w:rPr>
          <w:delText xml:space="preserve">The overall mean GF for the number of rabies cases per month was 1.12 (SD = 0.70). However, in pre-monsoon (March-May), the </w:delText>
        </w:r>
        <w:r w:rsidR="00E612B5" w:rsidRPr="00E603DE" w:rsidDel="00843EB9">
          <w:rPr>
            <w:rFonts w:ascii="Times New Roman" w:hAnsi="Times New Roman" w:cs="Times New Roman"/>
            <w:sz w:val="24"/>
            <w:szCs w:val="24"/>
          </w:rPr>
          <w:delText xml:space="preserve">average </w:delText>
        </w:r>
        <w:r w:rsidRPr="00E603DE" w:rsidDel="00843EB9">
          <w:rPr>
            <w:rFonts w:ascii="Times New Roman" w:hAnsi="Times New Roman" w:cs="Times New Roman"/>
            <w:sz w:val="24"/>
            <w:szCs w:val="24"/>
          </w:rPr>
          <w:delText>monthly GF was below 1</w:delText>
        </w:r>
        <w:r w:rsidR="00E612B5" w:rsidRPr="00E603DE" w:rsidDel="00843EB9">
          <w:rPr>
            <w:rFonts w:ascii="Times New Roman" w:hAnsi="Times New Roman" w:cs="Times New Roman"/>
            <w:sz w:val="24"/>
            <w:szCs w:val="24"/>
          </w:rPr>
          <w:delText xml:space="preserve"> (0.99)</w:delText>
        </w:r>
        <w:r w:rsidRPr="00E603DE" w:rsidDel="00843EB9">
          <w:rPr>
            <w:rFonts w:ascii="Times New Roman" w:hAnsi="Times New Roman" w:cs="Times New Roman"/>
            <w:sz w:val="24"/>
            <w:szCs w:val="24"/>
          </w:rPr>
          <w:delText xml:space="preserve">, while for the rest of the months, the monthly GF was </w:delText>
        </w:r>
        <w:r w:rsidR="00E612B5" w:rsidRPr="00E603DE" w:rsidDel="00843EB9">
          <w:rPr>
            <w:rFonts w:ascii="Times New Roman" w:hAnsi="Times New Roman" w:cs="Times New Roman"/>
            <w:sz w:val="24"/>
            <w:szCs w:val="24"/>
          </w:rPr>
          <w:delText>above</w:delText>
        </w:r>
        <w:r w:rsidRPr="00E603DE" w:rsidDel="00843EB9">
          <w:rPr>
            <w:rFonts w:ascii="Times New Roman" w:hAnsi="Times New Roman" w:cs="Times New Roman"/>
            <w:sz w:val="24"/>
            <w:szCs w:val="24"/>
          </w:rPr>
          <w:delText xml:space="preserve"> 1</w:delText>
        </w:r>
        <w:r w:rsidR="00E612B5" w:rsidRPr="00E603DE" w:rsidDel="00843EB9">
          <w:rPr>
            <w:rFonts w:ascii="Times New Roman" w:hAnsi="Times New Roman" w:cs="Times New Roman"/>
            <w:sz w:val="24"/>
            <w:szCs w:val="24"/>
          </w:rPr>
          <w:delText xml:space="preserve"> (GF of Rainy season = 1.21 and winter season=1.12)</w:delText>
        </w:r>
        <w:r w:rsidRPr="00E603DE" w:rsidDel="00843EB9">
          <w:rPr>
            <w:rFonts w:ascii="Times New Roman" w:hAnsi="Times New Roman" w:cs="Times New Roman"/>
            <w:sz w:val="24"/>
            <w:szCs w:val="24"/>
          </w:rPr>
          <w:delText xml:space="preserve">. </w:delText>
        </w:r>
        <w:r w:rsidR="00E612B5" w:rsidRPr="00E603DE" w:rsidDel="00843EB9">
          <w:rPr>
            <w:rFonts w:ascii="Times New Roman" w:hAnsi="Times New Roman" w:cs="Times New Roman"/>
            <w:sz w:val="24"/>
            <w:szCs w:val="24"/>
          </w:rPr>
          <w:delText>Almost</w:delText>
        </w:r>
        <w:r w:rsidRPr="00E603DE" w:rsidDel="00843EB9">
          <w:rPr>
            <w:rFonts w:ascii="Times New Roman" w:hAnsi="Times New Roman" w:cs="Times New Roman"/>
            <w:sz w:val="24"/>
            <w:szCs w:val="24"/>
          </w:rPr>
          <w:delText xml:space="preserve"> </w:delText>
        </w:r>
        <w:r w:rsidR="00E612B5" w:rsidRPr="00E603DE" w:rsidDel="00843EB9">
          <w:rPr>
            <w:rFonts w:ascii="Times New Roman" w:hAnsi="Times New Roman" w:cs="Times New Roman"/>
            <w:sz w:val="24"/>
            <w:szCs w:val="24"/>
          </w:rPr>
          <w:delText>60</w:delText>
        </w:r>
        <w:r w:rsidRPr="00E603DE" w:rsidDel="00843EB9">
          <w:rPr>
            <w:rFonts w:ascii="Times New Roman" w:hAnsi="Times New Roman" w:cs="Times New Roman"/>
            <w:sz w:val="24"/>
            <w:szCs w:val="24"/>
          </w:rPr>
          <w:delText>% (</w:delText>
        </w:r>
        <w:r w:rsidR="00E612B5" w:rsidRPr="00E603DE" w:rsidDel="00843EB9">
          <w:rPr>
            <w:rFonts w:ascii="Times New Roman" w:hAnsi="Times New Roman" w:cs="Times New Roman"/>
            <w:sz w:val="24"/>
            <w:szCs w:val="24"/>
          </w:rPr>
          <w:delText>134</w:delText>
        </w:r>
        <w:r w:rsidRPr="00E603DE" w:rsidDel="00843EB9">
          <w:rPr>
            <w:rFonts w:ascii="Times New Roman" w:hAnsi="Times New Roman" w:cs="Times New Roman"/>
            <w:sz w:val="24"/>
            <w:szCs w:val="24"/>
          </w:rPr>
          <w:delText>/</w:delText>
        </w:r>
        <w:r w:rsidR="00E612B5" w:rsidRPr="00E603DE" w:rsidDel="00843EB9">
          <w:rPr>
            <w:rFonts w:ascii="Times New Roman" w:hAnsi="Times New Roman" w:cs="Times New Roman"/>
            <w:sz w:val="24"/>
            <w:szCs w:val="24"/>
          </w:rPr>
          <w:delText>225</w:delText>
        </w:r>
        <w:r w:rsidRPr="00E603DE" w:rsidDel="00843EB9">
          <w:rPr>
            <w:rFonts w:ascii="Times New Roman" w:hAnsi="Times New Roman" w:cs="Times New Roman"/>
            <w:sz w:val="24"/>
            <w:szCs w:val="24"/>
          </w:rPr>
          <w:delText>) of months for the period 200</w:delText>
        </w:r>
        <w:r w:rsidR="00E612B5" w:rsidRPr="00E603DE" w:rsidDel="00843EB9">
          <w:rPr>
            <w:rFonts w:ascii="Times New Roman" w:hAnsi="Times New Roman" w:cs="Times New Roman"/>
            <w:sz w:val="24"/>
            <w:szCs w:val="24"/>
          </w:rPr>
          <w:delText>6</w:delText>
        </w:r>
        <w:r w:rsidRPr="00E603DE" w:rsidDel="00843EB9">
          <w:rPr>
            <w:rFonts w:ascii="Times New Roman" w:hAnsi="Times New Roman" w:cs="Times New Roman"/>
            <w:sz w:val="24"/>
            <w:szCs w:val="24"/>
          </w:rPr>
          <w:delText>–202</w:delText>
        </w:r>
        <w:r w:rsidR="00E612B5" w:rsidRPr="00E603DE" w:rsidDel="00843EB9">
          <w:rPr>
            <w:rFonts w:ascii="Times New Roman" w:hAnsi="Times New Roman" w:cs="Times New Roman"/>
            <w:sz w:val="24"/>
            <w:szCs w:val="24"/>
          </w:rPr>
          <w:delText>4</w:delText>
        </w:r>
        <w:r w:rsidRPr="00E603DE" w:rsidDel="00843EB9">
          <w:rPr>
            <w:rFonts w:ascii="Times New Roman" w:hAnsi="Times New Roman" w:cs="Times New Roman"/>
            <w:sz w:val="24"/>
            <w:szCs w:val="24"/>
          </w:rPr>
          <w:delText xml:space="preserve"> had mean monthly GF &gt; 1 compared to </w:delText>
        </w:r>
        <w:r w:rsidR="00E612B5" w:rsidRPr="00E603DE" w:rsidDel="00843EB9">
          <w:rPr>
            <w:rFonts w:ascii="Times New Roman" w:hAnsi="Times New Roman" w:cs="Times New Roman"/>
            <w:sz w:val="24"/>
            <w:szCs w:val="24"/>
          </w:rPr>
          <w:delText xml:space="preserve">other months </w:delText>
        </w:r>
        <w:r w:rsidRPr="00E603DE" w:rsidDel="00843EB9">
          <w:rPr>
            <w:rFonts w:ascii="Times New Roman" w:hAnsi="Times New Roman" w:cs="Times New Roman"/>
            <w:sz w:val="24"/>
            <w:szCs w:val="24"/>
          </w:rPr>
          <w:delText xml:space="preserve">of the same period. </w:delText>
        </w:r>
        <w:r w:rsidR="00E612B5" w:rsidRPr="00E603DE" w:rsidDel="00843EB9">
          <w:rPr>
            <w:rFonts w:ascii="Times New Roman" w:hAnsi="Times New Roman" w:cs="Times New Roman"/>
            <w:sz w:val="24"/>
            <w:szCs w:val="24"/>
          </w:rPr>
          <w:delText>August</w:delText>
        </w:r>
        <w:r w:rsidRPr="00E603DE" w:rsidDel="00843EB9">
          <w:rPr>
            <w:rFonts w:ascii="Times New Roman" w:hAnsi="Times New Roman" w:cs="Times New Roman"/>
            <w:sz w:val="24"/>
            <w:szCs w:val="24"/>
          </w:rPr>
          <w:delText xml:space="preserve"> had the highest GF with a mean value of </w:delText>
        </w:r>
        <w:r w:rsidR="00E612B5" w:rsidRPr="00E603DE" w:rsidDel="00843EB9">
          <w:rPr>
            <w:rFonts w:ascii="Times New Roman" w:hAnsi="Times New Roman" w:cs="Times New Roman"/>
            <w:sz w:val="24"/>
            <w:szCs w:val="24"/>
          </w:rPr>
          <w:delText xml:space="preserve">1.46 </w:delText>
        </w:r>
        <w:r w:rsidRPr="00E603DE" w:rsidDel="00843EB9">
          <w:rPr>
            <w:rFonts w:ascii="Times New Roman" w:hAnsi="Times New Roman" w:cs="Times New Roman"/>
            <w:sz w:val="24"/>
            <w:szCs w:val="24"/>
          </w:rPr>
          <w:delText xml:space="preserve">indicating that cases would </w:delText>
        </w:r>
        <w:r w:rsidR="00F249B1" w:rsidRPr="00E603DE" w:rsidDel="00843EB9">
          <w:rPr>
            <w:rFonts w:ascii="Times New Roman" w:hAnsi="Times New Roman" w:cs="Times New Roman"/>
            <w:sz w:val="24"/>
            <w:szCs w:val="24"/>
          </w:rPr>
          <w:delText>be more</w:delText>
        </w:r>
        <w:r w:rsidRPr="00E603DE" w:rsidDel="00843EB9">
          <w:rPr>
            <w:rFonts w:ascii="Times New Roman" w:hAnsi="Times New Roman" w:cs="Times New Roman"/>
            <w:sz w:val="24"/>
            <w:szCs w:val="24"/>
          </w:rPr>
          <w:delText xml:space="preserve"> than </w:delText>
        </w:r>
        <w:r w:rsidR="00E612B5" w:rsidRPr="00E603DE" w:rsidDel="00843EB9">
          <w:rPr>
            <w:rFonts w:ascii="Times New Roman" w:hAnsi="Times New Roman" w:cs="Times New Roman"/>
            <w:sz w:val="24"/>
            <w:szCs w:val="24"/>
          </w:rPr>
          <w:delText>1.46</w:delText>
        </w:r>
        <w:r w:rsidRPr="00E603DE" w:rsidDel="00843EB9">
          <w:rPr>
            <w:rFonts w:ascii="Times New Roman" w:hAnsi="Times New Roman" w:cs="Times New Roman"/>
            <w:sz w:val="24"/>
            <w:szCs w:val="24"/>
          </w:rPr>
          <w:delText xml:space="preserve"> times higher in the next month (</w:delText>
        </w:r>
        <w:r w:rsidR="00E612B5" w:rsidRPr="00E603DE" w:rsidDel="00843EB9">
          <w:rPr>
            <w:rFonts w:ascii="Times New Roman" w:hAnsi="Times New Roman" w:cs="Times New Roman"/>
            <w:sz w:val="24"/>
            <w:szCs w:val="24"/>
          </w:rPr>
          <w:delText>September</w:delText>
        </w:r>
        <w:r w:rsidRPr="00E603DE" w:rsidDel="00843EB9">
          <w:rPr>
            <w:rFonts w:ascii="Times New Roman" w:hAnsi="Times New Roman" w:cs="Times New Roman"/>
            <w:sz w:val="24"/>
            <w:szCs w:val="24"/>
          </w:rPr>
          <w:delText xml:space="preserve">). The lowest GF was recorded in </w:delText>
        </w:r>
        <w:r w:rsidR="00F249B1" w:rsidRPr="00E603DE" w:rsidDel="00843EB9">
          <w:rPr>
            <w:rFonts w:ascii="Times New Roman" w:hAnsi="Times New Roman" w:cs="Times New Roman"/>
            <w:sz w:val="24"/>
            <w:szCs w:val="24"/>
          </w:rPr>
          <w:delText>May</w:delText>
        </w:r>
        <w:r w:rsidRPr="00E603DE" w:rsidDel="00843EB9">
          <w:rPr>
            <w:rFonts w:ascii="Times New Roman" w:hAnsi="Times New Roman" w:cs="Times New Roman"/>
            <w:sz w:val="24"/>
            <w:szCs w:val="24"/>
          </w:rPr>
          <w:delText xml:space="preserve"> with a mean of 0.</w:delText>
        </w:r>
        <w:r w:rsidR="00F249B1" w:rsidRPr="00E603DE" w:rsidDel="00843EB9">
          <w:rPr>
            <w:rFonts w:ascii="Times New Roman" w:hAnsi="Times New Roman" w:cs="Times New Roman"/>
            <w:sz w:val="24"/>
            <w:szCs w:val="24"/>
          </w:rPr>
          <w:delText>82</w:delText>
        </w:r>
        <w:r w:rsidRPr="00E603DE" w:rsidDel="00843EB9">
          <w:rPr>
            <w:rFonts w:ascii="Times New Roman" w:hAnsi="Times New Roman" w:cs="Times New Roman"/>
            <w:sz w:val="24"/>
            <w:szCs w:val="24"/>
          </w:rPr>
          <w:delText xml:space="preserve"> indicating that cases in </w:delText>
        </w:r>
        <w:r w:rsidR="00F249B1" w:rsidRPr="00E603DE" w:rsidDel="00843EB9">
          <w:rPr>
            <w:rFonts w:ascii="Times New Roman" w:hAnsi="Times New Roman" w:cs="Times New Roman"/>
            <w:sz w:val="24"/>
            <w:szCs w:val="24"/>
          </w:rPr>
          <w:delText>June</w:delText>
        </w:r>
        <w:r w:rsidRPr="00E603DE" w:rsidDel="00843EB9">
          <w:rPr>
            <w:rFonts w:ascii="Times New Roman" w:hAnsi="Times New Roman" w:cs="Times New Roman"/>
            <w:sz w:val="24"/>
            <w:szCs w:val="24"/>
          </w:rPr>
          <w:delText xml:space="preserve"> would be </w:delText>
        </w:r>
        <w:r w:rsidR="00F249B1" w:rsidRPr="00E603DE" w:rsidDel="00843EB9">
          <w:rPr>
            <w:rFonts w:ascii="Times New Roman" w:hAnsi="Times New Roman" w:cs="Times New Roman"/>
            <w:sz w:val="24"/>
            <w:szCs w:val="24"/>
          </w:rPr>
          <w:delText>lower</w:delText>
        </w:r>
        <w:r w:rsidRPr="00E603DE" w:rsidDel="00843EB9">
          <w:rPr>
            <w:rFonts w:ascii="Times New Roman" w:hAnsi="Times New Roman" w:cs="Times New Roman"/>
            <w:sz w:val="24"/>
            <w:szCs w:val="24"/>
          </w:rPr>
          <w:delText xml:space="preserve"> compared to the number of cases recorded in </w:delText>
        </w:r>
        <w:r w:rsidR="00F249B1" w:rsidRPr="00E603DE" w:rsidDel="00843EB9">
          <w:rPr>
            <w:rFonts w:ascii="Times New Roman" w:hAnsi="Times New Roman" w:cs="Times New Roman"/>
            <w:sz w:val="24"/>
            <w:szCs w:val="24"/>
          </w:rPr>
          <w:delText>May</w:delText>
        </w:r>
        <w:r w:rsidRPr="00E603DE" w:rsidDel="00843EB9">
          <w:rPr>
            <w:rFonts w:ascii="Times New Roman" w:hAnsi="Times New Roman" w:cs="Times New Roman"/>
            <w:sz w:val="24"/>
            <w:szCs w:val="24"/>
          </w:rPr>
          <w:delText xml:space="preserve"> (Fig. </w:delText>
        </w:r>
        <w:r w:rsidR="006518C8" w:rsidRPr="00E603DE" w:rsidDel="00843EB9">
          <w:rPr>
            <w:rFonts w:ascii="Times New Roman" w:hAnsi="Times New Roman" w:cs="Times New Roman"/>
            <w:sz w:val="24"/>
            <w:szCs w:val="24"/>
          </w:rPr>
          <w:delText>2</w:delText>
        </w:r>
        <w:r w:rsidRPr="00E603DE" w:rsidDel="00843EB9">
          <w:rPr>
            <w:rFonts w:ascii="Times New Roman" w:hAnsi="Times New Roman" w:cs="Times New Roman"/>
            <w:sz w:val="24"/>
            <w:szCs w:val="24"/>
          </w:rPr>
          <w:delText>).</w:delText>
        </w:r>
      </w:del>
    </w:p>
    <w:p w14:paraId="020D5403" w14:textId="77777777" w:rsidR="00131E52" w:rsidRPr="00E603DE" w:rsidRDefault="00131E52">
      <w:pPr>
        <w:spacing w:after="0" w:line="360" w:lineRule="auto"/>
        <w:jc w:val="both"/>
        <w:rPr>
          <w:rFonts w:ascii="Times New Roman" w:hAnsi="Times New Roman" w:cs="Times New Roman"/>
          <w:b/>
          <w:bCs/>
          <w:sz w:val="24"/>
          <w:szCs w:val="24"/>
        </w:rPr>
        <w:pPrChange w:id="667" w:author="Mohammad Nayeem Hasan" w:date="2024-11-01T03:11:00Z" w16du:dateUtc="2024-10-31T21:11:00Z">
          <w:pPr>
            <w:jc w:val="both"/>
          </w:pPr>
        </w:pPrChange>
      </w:pPr>
    </w:p>
    <w:p w14:paraId="70F80D8B" w14:textId="77777777" w:rsidR="001A7184" w:rsidRPr="00E603DE" w:rsidRDefault="001A7184">
      <w:pPr>
        <w:spacing w:after="0" w:line="360" w:lineRule="auto"/>
        <w:jc w:val="both"/>
        <w:rPr>
          <w:rFonts w:ascii="Times New Roman" w:hAnsi="Times New Roman" w:cs="Times New Roman"/>
          <w:sz w:val="24"/>
          <w:szCs w:val="24"/>
        </w:rPr>
        <w:pPrChange w:id="668" w:author="Mohammad Nayeem Hasan" w:date="2024-11-01T03:11:00Z" w16du:dateUtc="2024-10-31T21:11:00Z">
          <w:pPr>
            <w:jc w:val="both"/>
          </w:pPr>
        </w:pPrChange>
      </w:pPr>
    </w:p>
    <w:p w14:paraId="5CC957B4" w14:textId="77777777" w:rsidR="00A56299" w:rsidRPr="00E603DE" w:rsidRDefault="00A56299" w:rsidP="00241E94">
      <w:pPr>
        <w:spacing w:after="0" w:line="360" w:lineRule="auto"/>
        <w:jc w:val="both"/>
        <w:rPr>
          <w:ins w:id="669" w:author="Mohammad Nayeem Hasan" w:date="2024-11-01T02:48:00Z" w16du:dateUtc="2024-10-31T20:48:00Z"/>
          <w:rFonts w:ascii="Times New Roman" w:hAnsi="Times New Roman" w:cs="Times New Roman"/>
          <w:b/>
          <w:bCs/>
          <w:sz w:val="24"/>
          <w:szCs w:val="24"/>
        </w:rPr>
      </w:pPr>
    </w:p>
    <w:p w14:paraId="35EF01B0" w14:textId="77777777" w:rsidR="00241E94" w:rsidRPr="00E603DE" w:rsidRDefault="00241E94" w:rsidP="00241E94">
      <w:pPr>
        <w:spacing w:after="0" w:line="360" w:lineRule="auto"/>
        <w:jc w:val="both"/>
        <w:rPr>
          <w:ins w:id="670" w:author="Mohammad Nayeem Hasan" w:date="2024-11-01T03:16:00Z" w16du:dateUtc="2024-10-31T21:16:00Z"/>
          <w:rFonts w:ascii="Times New Roman" w:hAnsi="Times New Roman" w:cs="Times New Roman"/>
          <w:b/>
          <w:bCs/>
          <w:sz w:val="24"/>
          <w:szCs w:val="24"/>
        </w:rPr>
      </w:pPr>
    </w:p>
    <w:p w14:paraId="6ADBBA3D" w14:textId="34943CD8" w:rsidR="00CB0365" w:rsidRPr="00E603DE" w:rsidRDefault="00CB0365" w:rsidP="00241E94">
      <w:pPr>
        <w:spacing w:after="0"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lastRenderedPageBreak/>
        <w:t xml:space="preserve">Table </w:t>
      </w:r>
      <w:r w:rsidR="00277ADC" w:rsidRPr="00E603DE">
        <w:rPr>
          <w:rFonts w:ascii="Times New Roman" w:hAnsi="Times New Roman" w:cs="Times New Roman"/>
          <w:b/>
          <w:bCs/>
          <w:sz w:val="24"/>
          <w:szCs w:val="24"/>
        </w:rPr>
        <w:t>3</w:t>
      </w:r>
      <w:r w:rsidRPr="00E603DE">
        <w:rPr>
          <w:rFonts w:ascii="Times New Roman" w:hAnsi="Times New Roman" w:cs="Times New Roman"/>
          <w:b/>
          <w:bCs/>
          <w:sz w:val="24"/>
          <w:szCs w:val="24"/>
        </w:rPr>
        <w:t xml:space="preserve">: The Mann-Kendell trend test of rabies cases in Bangladesh </w:t>
      </w:r>
    </w:p>
    <w:tbl>
      <w:tblPr>
        <w:tblW w:w="5000" w:type="pct"/>
        <w:tblBorders>
          <w:top w:val="single" w:sz="4" w:space="0" w:color="auto"/>
        </w:tblBorders>
        <w:tblLook w:val="04A0" w:firstRow="1" w:lastRow="0" w:firstColumn="1" w:lastColumn="0" w:noHBand="0" w:noVBand="1"/>
      </w:tblPr>
      <w:tblGrid>
        <w:gridCol w:w="2458"/>
        <w:gridCol w:w="1708"/>
        <w:gridCol w:w="2588"/>
        <w:gridCol w:w="2596"/>
      </w:tblGrid>
      <w:tr w:rsidR="00D87C01" w:rsidRPr="00E603DE" w14:paraId="47D063BF" w14:textId="77777777" w:rsidTr="00D87C01">
        <w:trPr>
          <w:trHeight w:val="58"/>
        </w:trPr>
        <w:tc>
          <w:tcPr>
            <w:tcW w:w="1314" w:type="pct"/>
            <w:tcBorders>
              <w:top w:val="single" w:sz="4" w:space="0" w:color="auto"/>
              <w:left w:val="single" w:sz="4" w:space="0" w:color="auto"/>
              <w:bottom w:val="single" w:sz="4" w:space="0" w:color="auto"/>
              <w:right w:val="single" w:sz="4" w:space="0" w:color="auto"/>
            </w:tcBorders>
            <w:hideMark/>
          </w:tcPr>
          <w:p w14:paraId="0A84A369" w14:textId="77777777" w:rsidR="00CB0365" w:rsidRPr="00E603DE" w:rsidRDefault="00CB0365" w:rsidP="00241E94">
            <w:pPr>
              <w:spacing w:after="0" w:line="360" w:lineRule="auto"/>
              <w:jc w:val="both"/>
              <w:rPr>
                <w:rFonts w:ascii="Times New Roman" w:hAnsi="Times New Roman" w:cs="Times New Roman"/>
                <w:b/>
                <w:sz w:val="24"/>
                <w:szCs w:val="24"/>
              </w:rPr>
            </w:pPr>
            <w:r w:rsidRPr="00E603DE">
              <w:rPr>
                <w:rFonts w:ascii="Times New Roman" w:hAnsi="Times New Roman" w:cs="Times New Roman"/>
                <w:b/>
                <w:sz w:val="24"/>
                <w:szCs w:val="24"/>
              </w:rPr>
              <w:t xml:space="preserve">Test </w:t>
            </w:r>
          </w:p>
        </w:tc>
        <w:tc>
          <w:tcPr>
            <w:tcW w:w="913" w:type="pct"/>
            <w:tcBorders>
              <w:top w:val="single" w:sz="4" w:space="0" w:color="auto"/>
              <w:left w:val="single" w:sz="4" w:space="0" w:color="auto"/>
              <w:bottom w:val="single" w:sz="4" w:space="0" w:color="auto"/>
              <w:right w:val="single" w:sz="4" w:space="0" w:color="auto"/>
            </w:tcBorders>
            <w:hideMark/>
          </w:tcPr>
          <w:p w14:paraId="1D7DA054" w14:textId="77777777" w:rsidR="00CB0365" w:rsidRPr="00E603DE" w:rsidRDefault="00CB0365" w:rsidP="00241E94">
            <w:pPr>
              <w:spacing w:after="0" w:line="360" w:lineRule="auto"/>
              <w:jc w:val="both"/>
              <w:rPr>
                <w:rFonts w:ascii="Times New Roman" w:hAnsi="Times New Roman" w:cs="Times New Roman"/>
                <w:b/>
                <w:sz w:val="24"/>
                <w:szCs w:val="24"/>
              </w:rPr>
            </w:pPr>
            <w:r w:rsidRPr="00E603DE">
              <w:rPr>
                <w:rFonts w:ascii="Times New Roman" w:hAnsi="Times New Roman" w:cs="Times New Roman"/>
                <w:b/>
                <w:sz w:val="24"/>
                <w:szCs w:val="24"/>
              </w:rPr>
              <w:t>Rabies Cases</w:t>
            </w:r>
          </w:p>
        </w:tc>
        <w:tc>
          <w:tcPr>
            <w:tcW w:w="1384" w:type="pct"/>
            <w:tcBorders>
              <w:top w:val="single" w:sz="4" w:space="0" w:color="auto"/>
              <w:left w:val="single" w:sz="4" w:space="0" w:color="auto"/>
              <w:bottom w:val="single" w:sz="4" w:space="0" w:color="auto"/>
              <w:right w:val="single" w:sz="4" w:space="0" w:color="auto"/>
            </w:tcBorders>
            <w:hideMark/>
          </w:tcPr>
          <w:p w14:paraId="777C7E4B" w14:textId="77777777" w:rsidR="00CB0365" w:rsidRPr="00E603DE" w:rsidRDefault="00CB0365" w:rsidP="00241E94">
            <w:pPr>
              <w:spacing w:after="0" w:line="360" w:lineRule="auto"/>
              <w:jc w:val="both"/>
              <w:rPr>
                <w:rFonts w:ascii="Times New Roman" w:hAnsi="Times New Roman" w:cs="Times New Roman"/>
                <w:b/>
                <w:sz w:val="24"/>
                <w:szCs w:val="24"/>
              </w:rPr>
            </w:pPr>
            <w:r w:rsidRPr="00E603DE">
              <w:rPr>
                <w:rFonts w:ascii="Times New Roman" w:hAnsi="Times New Roman" w:cs="Times New Roman"/>
                <w:b/>
                <w:sz w:val="24"/>
                <w:szCs w:val="24"/>
              </w:rPr>
              <w:t>ARV</w:t>
            </w:r>
          </w:p>
        </w:tc>
        <w:tc>
          <w:tcPr>
            <w:tcW w:w="1388" w:type="pct"/>
            <w:tcBorders>
              <w:top w:val="single" w:sz="4" w:space="0" w:color="auto"/>
              <w:left w:val="single" w:sz="4" w:space="0" w:color="auto"/>
              <w:bottom w:val="single" w:sz="4" w:space="0" w:color="auto"/>
              <w:right w:val="single" w:sz="4" w:space="0" w:color="auto"/>
            </w:tcBorders>
            <w:hideMark/>
          </w:tcPr>
          <w:p w14:paraId="7E0603E5" w14:textId="77777777" w:rsidR="00CB0365" w:rsidRPr="00E603DE" w:rsidRDefault="00CB0365" w:rsidP="00241E94">
            <w:pPr>
              <w:spacing w:after="0" w:line="360" w:lineRule="auto"/>
              <w:jc w:val="both"/>
              <w:rPr>
                <w:rFonts w:ascii="Times New Roman" w:hAnsi="Times New Roman" w:cs="Times New Roman"/>
                <w:b/>
                <w:sz w:val="24"/>
                <w:szCs w:val="24"/>
              </w:rPr>
            </w:pPr>
            <w:r w:rsidRPr="00E603DE">
              <w:rPr>
                <w:rFonts w:ascii="Times New Roman" w:hAnsi="Times New Roman" w:cs="Times New Roman"/>
                <w:b/>
                <w:sz w:val="24"/>
                <w:szCs w:val="24"/>
              </w:rPr>
              <w:t>MDV</w:t>
            </w:r>
          </w:p>
        </w:tc>
      </w:tr>
      <w:tr w:rsidR="00D87C01" w:rsidRPr="00E603DE" w14:paraId="7D7969D3" w14:textId="77777777" w:rsidTr="00D87C01">
        <w:trPr>
          <w:trHeight w:val="58"/>
        </w:trPr>
        <w:tc>
          <w:tcPr>
            <w:tcW w:w="1314" w:type="pct"/>
            <w:tcBorders>
              <w:top w:val="single" w:sz="4" w:space="0" w:color="auto"/>
              <w:left w:val="single" w:sz="4" w:space="0" w:color="auto"/>
              <w:bottom w:val="single" w:sz="4" w:space="0" w:color="auto"/>
              <w:right w:val="single" w:sz="4" w:space="0" w:color="auto"/>
            </w:tcBorders>
            <w:hideMark/>
          </w:tcPr>
          <w:p w14:paraId="208F8475" w14:textId="77777777" w:rsidR="00CB0365" w:rsidRPr="00E603DE" w:rsidRDefault="00CB0365" w:rsidP="00241E94">
            <w:pPr>
              <w:spacing w:after="0" w:line="360" w:lineRule="auto"/>
              <w:jc w:val="both"/>
              <w:rPr>
                <w:rFonts w:ascii="Times New Roman" w:hAnsi="Times New Roman" w:cs="Times New Roman"/>
                <w:b/>
                <w:sz w:val="24"/>
                <w:szCs w:val="24"/>
              </w:rPr>
            </w:pPr>
            <w:r w:rsidRPr="00E603DE">
              <w:rPr>
                <w:rFonts w:ascii="Times New Roman" w:hAnsi="Times New Roman" w:cs="Times New Roman"/>
                <w:b/>
                <w:sz w:val="24"/>
                <w:szCs w:val="24"/>
              </w:rPr>
              <w:t>Mann-Kendell trend analysis</w:t>
            </w:r>
          </w:p>
        </w:tc>
        <w:tc>
          <w:tcPr>
            <w:tcW w:w="913" w:type="pct"/>
            <w:tcBorders>
              <w:top w:val="single" w:sz="4" w:space="0" w:color="auto"/>
              <w:left w:val="single" w:sz="4" w:space="0" w:color="auto"/>
              <w:bottom w:val="single" w:sz="4" w:space="0" w:color="auto"/>
              <w:right w:val="single" w:sz="4" w:space="0" w:color="auto"/>
            </w:tcBorders>
          </w:tcPr>
          <w:p w14:paraId="3CD94FD3" w14:textId="77777777" w:rsidR="00CB0365" w:rsidRPr="00E603DE" w:rsidRDefault="00CB0365" w:rsidP="00241E94">
            <w:pPr>
              <w:spacing w:after="0" w:line="360" w:lineRule="auto"/>
              <w:jc w:val="both"/>
              <w:rPr>
                <w:rFonts w:ascii="Times New Roman" w:hAnsi="Times New Roman" w:cs="Times New Roman"/>
                <w:b/>
                <w:sz w:val="24"/>
                <w:szCs w:val="24"/>
              </w:rPr>
            </w:pPr>
          </w:p>
        </w:tc>
        <w:tc>
          <w:tcPr>
            <w:tcW w:w="1384" w:type="pct"/>
            <w:tcBorders>
              <w:top w:val="single" w:sz="4" w:space="0" w:color="auto"/>
              <w:left w:val="single" w:sz="4" w:space="0" w:color="auto"/>
              <w:bottom w:val="single" w:sz="4" w:space="0" w:color="auto"/>
              <w:right w:val="single" w:sz="4" w:space="0" w:color="auto"/>
            </w:tcBorders>
          </w:tcPr>
          <w:p w14:paraId="77D82AE4" w14:textId="77777777" w:rsidR="00CB0365" w:rsidRPr="00E603DE" w:rsidRDefault="00CB0365" w:rsidP="00241E94">
            <w:pPr>
              <w:spacing w:after="0" w:line="360" w:lineRule="auto"/>
              <w:jc w:val="both"/>
              <w:rPr>
                <w:rFonts w:ascii="Times New Roman" w:hAnsi="Times New Roman" w:cs="Times New Roman"/>
                <w:b/>
                <w:sz w:val="24"/>
                <w:szCs w:val="24"/>
              </w:rPr>
            </w:pPr>
          </w:p>
        </w:tc>
        <w:tc>
          <w:tcPr>
            <w:tcW w:w="1388" w:type="pct"/>
            <w:tcBorders>
              <w:top w:val="single" w:sz="4" w:space="0" w:color="auto"/>
              <w:left w:val="single" w:sz="4" w:space="0" w:color="auto"/>
              <w:bottom w:val="single" w:sz="4" w:space="0" w:color="auto"/>
              <w:right w:val="single" w:sz="4" w:space="0" w:color="auto"/>
            </w:tcBorders>
          </w:tcPr>
          <w:p w14:paraId="3AF2537B" w14:textId="77777777" w:rsidR="00CB0365" w:rsidRPr="00E603DE" w:rsidRDefault="00CB0365" w:rsidP="00241E94">
            <w:pPr>
              <w:spacing w:after="0" w:line="360" w:lineRule="auto"/>
              <w:jc w:val="both"/>
              <w:rPr>
                <w:rFonts w:ascii="Times New Roman" w:hAnsi="Times New Roman" w:cs="Times New Roman"/>
                <w:b/>
                <w:sz w:val="24"/>
                <w:szCs w:val="24"/>
              </w:rPr>
            </w:pPr>
          </w:p>
        </w:tc>
      </w:tr>
      <w:tr w:rsidR="00D87C01" w:rsidRPr="00E603DE" w14:paraId="0FFF5F94" w14:textId="77777777" w:rsidTr="00D87C01">
        <w:tc>
          <w:tcPr>
            <w:tcW w:w="1314" w:type="pct"/>
            <w:tcBorders>
              <w:top w:val="single" w:sz="4" w:space="0" w:color="auto"/>
              <w:left w:val="single" w:sz="4" w:space="0" w:color="auto"/>
              <w:bottom w:val="single" w:sz="4" w:space="0" w:color="auto"/>
              <w:right w:val="single" w:sz="4" w:space="0" w:color="auto"/>
            </w:tcBorders>
            <w:hideMark/>
          </w:tcPr>
          <w:p w14:paraId="35DDC32E" w14:textId="77777777" w:rsidR="00CB0365" w:rsidRPr="00E603DE" w:rsidRDefault="00CB0365"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bCs/>
                <w:sz w:val="24"/>
                <w:szCs w:val="24"/>
              </w:rPr>
              <w:t>Tau</w:t>
            </w:r>
          </w:p>
        </w:tc>
        <w:tc>
          <w:tcPr>
            <w:tcW w:w="913" w:type="pct"/>
            <w:tcBorders>
              <w:top w:val="single" w:sz="4" w:space="0" w:color="auto"/>
              <w:left w:val="single" w:sz="4" w:space="0" w:color="auto"/>
              <w:bottom w:val="single" w:sz="4" w:space="0" w:color="auto"/>
              <w:right w:val="single" w:sz="4" w:space="0" w:color="auto"/>
            </w:tcBorders>
            <w:hideMark/>
          </w:tcPr>
          <w:p w14:paraId="17959B8C" w14:textId="00F1A637" w:rsidR="00CB0365" w:rsidRPr="00E603DE" w:rsidRDefault="007A4A18"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-0.</w:t>
            </w:r>
            <w:r w:rsidR="00B07F36" w:rsidRPr="00E603DE">
              <w:rPr>
                <w:rFonts w:ascii="Times New Roman" w:hAnsi="Times New Roman" w:cs="Times New Roman"/>
                <w:sz w:val="24"/>
                <w:szCs w:val="24"/>
              </w:rPr>
              <w:t>84</w:t>
            </w:r>
          </w:p>
        </w:tc>
        <w:tc>
          <w:tcPr>
            <w:tcW w:w="1384" w:type="pct"/>
            <w:tcBorders>
              <w:top w:val="single" w:sz="4" w:space="0" w:color="auto"/>
              <w:left w:val="single" w:sz="4" w:space="0" w:color="auto"/>
              <w:bottom w:val="single" w:sz="4" w:space="0" w:color="auto"/>
              <w:right w:val="single" w:sz="4" w:space="0" w:color="auto"/>
            </w:tcBorders>
            <w:hideMark/>
          </w:tcPr>
          <w:p w14:paraId="617D098C" w14:textId="2CF0CAED" w:rsidR="00CB0365" w:rsidRPr="00E603DE" w:rsidRDefault="0065458D"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0.</w:t>
            </w:r>
            <w:r w:rsidR="004D1DD9" w:rsidRPr="00E603DE">
              <w:rPr>
                <w:rFonts w:ascii="Times New Roman" w:hAnsi="Times New Roman" w:cs="Times New Roman"/>
                <w:sz w:val="24"/>
                <w:szCs w:val="24"/>
              </w:rPr>
              <w:t>615</w:t>
            </w:r>
          </w:p>
        </w:tc>
        <w:tc>
          <w:tcPr>
            <w:tcW w:w="1388" w:type="pct"/>
            <w:tcBorders>
              <w:top w:val="single" w:sz="4" w:space="0" w:color="auto"/>
              <w:left w:val="single" w:sz="4" w:space="0" w:color="auto"/>
              <w:bottom w:val="single" w:sz="4" w:space="0" w:color="auto"/>
              <w:right w:val="single" w:sz="4" w:space="0" w:color="auto"/>
            </w:tcBorders>
            <w:hideMark/>
          </w:tcPr>
          <w:p w14:paraId="14E428D6" w14:textId="19657DC1" w:rsidR="00CB0365" w:rsidRPr="00E603DE" w:rsidRDefault="00CB0365"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0.</w:t>
            </w:r>
            <w:r w:rsidR="00F318AD" w:rsidRPr="00E603DE">
              <w:rPr>
                <w:rFonts w:ascii="Times New Roman" w:hAnsi="Times New Roman" w:cs="Times New Roman"/>
                <w:sz w:val="24"/>
                <w:szCs w:val="24"/>
              </w:rPr>
              <w:t>5</w:t>
            </w:r>
            <w:r w:rsidR="004D1DD9" w:rsidRPr="00E603DE">
              <w:rPr>
                <w:rFonts w:ascii="Times New Roman" w:hAnsi="Times New Roman" w:cs="Times New Roman"/>
                <w:sz w:val="24"/>
                <w:szCs w:val="24"/>
              </w:rPr>
              <w:t>2</w:t>
            </w:r>
          </w:p>
        </w:tc>
      </w:tr>
      <w:tr w:rsidR="00D87C01" w:rsidRPr="00E603DE" w14:paraId="275999EE" w14:textId="77777777" w:rsidTr="00D87C01">
        <w:tc>
          <w:tcPr>
            <w:tcW w:w="1314" w:type="pct"/>
            <w:tcBorders>
              <w:top w:val="single" w:sz="4" w:space="0" w:color="auto"/>
              <w:left w:val="single" w:sz="4" w:space="0" w:color="auto"/>
              <w:bottom w:val="single" w:sz="4" w:space="0" w:color="auto"/>
              <w:right w:val="single" w:sz="4" w:space="0" w:color="auto"/>
            </w:tcBorders>
            <w:hideMark/>
          </w:tcPr>
          <w:p w14:paraId="53026F54" w14:textId="77777777" w:rsidR="007A4A18" w:rsidRPr="00E603DE" w:rsidRDefault="007A4A18"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bCs/>
                <w:sz w:val="24"/>
                <w:szCs w:val="24"/>
              </w:rPr>
              <w:t>p-value</w:t>
            </w:r>
          </w:p>
        </w:tc>
        <w:tc>
          <w:tcPr>
            <w:tcW w:w="913" w:type="pct"/>
            <w:tcBorders>
              <w:top w:val="single" w:sz="4" w:space="0" w:color="auto"/>
              <w:left w:val="single" w:sz="4" w:space="0" w:color="auto"/>
              <w:bottom w:val="single" w:sz="4" w:space="0" w:color="auto"/>
              <w:right w:val="single" w:sz="4" w:space="0" w:color="auto"/>
            </w:tcBorders>
            <w:hideMark/>
          </w:tcPr>
          <w:p w14:paraId="1F75DD0F" w14:textId="2FE3D4B0" w:rsidR="007A4A18" w:rsidRPr="00E603DE" w:rsidRDefault="007A4A18"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&lt;0.001</w:t>
            </w:r>
          </w:p>
        </w:tc>
        <w:tc>
          <w:tcPr>
            <w:tcW w:w="1384" w:type="pct"/>
            <w:tcBorders>
              <w:top w:val="single" w:sz="4" w:space="0" w:color="auto"/>
              <w:left w:val="single" w:sz="4" w:space="0" w:color="auto"/>
              <w:bottom w:val="single" w:sz="4" w:space="0" w:color="auto"/>
              <w:right w:val="single" w:sz="4" w:space="0" w:color="auto"/>
            </w:tcBorders>
            <w:hideMark/>
          </w:tcPr>
          <w:p w14:paraId="07AE3F60" w14:textId="447AF057" w:rsidR="007A4A18" w:rsidRPr="00E603DE" w:rsidRDefault="007A4A18"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0.00</w:t>
            </w:r>
            <w:r w:rsidR="004D1DD9" w:rsidRPr="00E603DE">
              <w:rPr>
                <w:rFonts w:ascii="Times New Roman" w:hAnsi="Times New Roman" w:cs="Times New Roman"/>
                <w:sz w:val="24"/>
                <w:szCs w:val="24"/>
              </w:rPr>
              <w:t>4</w:t>
            </w:r>
          </w:p>
        </w:tc>
        <w:tc>
          <w:tcPr>
            <w:tcW w:w="1388" w:type="pct"/>
            <w:tcBorders>
              <w:top w:val="single" w:sz="4" w:space="0" w:color="auto"/>
              <w:left w:val="single" w:sz="4" w:space="0" w:color="auto"/>
              <w:bottom w:val="single" w:sz="4" w:space="0" w:color="auto"/>
              <w:right w:val="single" w:sz="4" w:space="0" w:color="auto"/>
            </w:tcBorders>
            <w:hideMark/>
          </w:tcPr>
          <w:p w14:paraId="42C1FED2" w14:textId="6A8087CA" w:rsidR="007A4A18" w:rsidRPr="00E603DE" w:rsidRDefault="00AA625F"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0.</w:t>
            </w:r>
            <w:r w:rsidR="00F318AD" w:rsidRPr="00E603DE">
              <w:rPr>
                <w:rFonts w:ascii="Times New Roman" w:hAnsi="Times New Roman" w:cs="Times New Roman"/>
                <w:sz w:val="24"/>
                <w:szCs w:val="24"/>
              </w:rPr>
              <w:t>024</w:t>
            </w:r>
          </w:p>
        </w:tc>
      </w:tr>
      <w:tr w:rsidR="00D44257" w:rsidRPr="00E603DE" w14:paraId="3AD7FDDF" w14:textId="77777777" w:rsidTr="00D87C01">
        <w:tc>
          <w:tcPr>
            <w:tcW w:w="1314" w:type="pct"/>
            <w:tcBorders>
              <w:top w:val="single" w:sz="4" w:space="0" w:color="auto"/>
              <w:left w:val="single" w:sz="4" w:space="0" w:color="auto"/>
              <w:bottom w:val="single" w:sz="4" w:space="0" w:color="auto"/>
              <w:right w:val="single" w:sz="4" w:space="0" w:color="auto"/>
            </w:tcBorders>
          </w:tcPr>
          <w:p w14:paraId="266D5EF1" w14:textId="63AAD547" w:rsidR="00CB0365" w:rsidRPr="00E603DE" w:rsidRDefault="00CB0365" w:rsidP="00241E94">
            <w:pPr>
              <w:spacing w:after="0" w:line="360" w:lineRule="auto"/>
              <w:jc w:val="both"/>
              <w:rPr>
                <w:rFonts w:ascii="Times New Roman" w:hAnsi="Times New Roman" w:cs="Times New Roman"/>
                <w:bCs/>
                <w:sz w:val="24"/>
                <w:szCs w:val="24"/>
              </w:rPr>
            </w:pPr>
            <w:r w:rsidRPr="00E603DE">
              <w:rPr>
                <w:rFonts w:ascii="Times New Roman" w:hAnsi="Times New Roman" w:cs="Times New Roman"/>
                <w:b/>
                <w:bCs/>
                <w:sz w:val="24"/>
                <w:szCs w:val="24"/>
              </w:rPr>
              <w:t>Sen’s Slope (95% CI)</w:t>
            </w:r>
          </w:p>
        </w:tc>
        <w:tc>
          <w:tcPr>
            <w:tcW w:w="913" w:type="pct"/>
            <w:tcBorders>
              <w:top w:val="single" w:sz="4" w:space="0" w:color="auto"/>
              <w:left w:val="single" w:sz="4" w:space="0" w:color="auto"/>
              <w:bottom w:val="single" w:sz="4" w:space="0" w:color="auto"/>
              <w:right w:val="single" w:sz="4" w:space="0" w:color="auto"/>
            </w:tcBorders>
          </w:tcPr>
          <w:p w14:paraId="4CE0057D" w14:textId="40AFAE3B" w:rsidR="00CB0365" w:rsidRPr="00E603DE" w:rsidRDefault="007A4A18"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w:t>
            </w:r>
            <w:r w:rsidR="00B07F36" w:rsidRPr="00E603DE">
              <w:rPr>
                <w:rFonts w:ascii="Times New Roman" w:hAnsi="Times New Roman" w:cs="Times New Roman"/>
                <w:sz w:val="24"/>
                <w:szCs w:val="24"/>
              </w:rPr>
              <w:t>7.5</w:t>
            </w:r>
            <w:r w:rsidR="00CB0365" w:rsidRPr="00E603DE">
              <w:rPr>
                <w:rFonts w:ascii="Times New Roman" w:hAnsi="Times New Roman" w:cs="Times New Roman"/>
                <w:sz w:val="24"/>
                <w:szCs w:val="24"/>
              </w:rPr>
              <w:t xml:space="preserve"> (</w:t>
            </w:r>
            <w:r w:rsidRPr="00E603DE">
              <w:rPr>
                <w:rFonts w:ascii="Times New Roman" w:hAnsi="Times New Roman" w:cs="Times New Roman"/>
                <w:sz w:val="24"/>
                <w:szCs w:val="24"/>
              </w:rPr>
              <w:t>-</w:t>
            </w:r>
            <w:r w:rsidR="00B07F36" w:rsidRPr="00E603DE">
              <w:rPr>
                <w:rFonts w:ascii="Times New Roman" w:hAnsi="Times New Roman" w:cs="Times New Roman"/>
                <w:sz w:val="24"/>
                <w:szCs w:val="24"/>
              </w:rPr>
              <w:t>9.50</w:t>
            </w:r>
            <w:r w:rsidR="00CB0365" w:rsidRPr="00E603DE">
              <w:rPr>
                <w:rFonts w:ascii="Times New Roman" w:hAnsi="Times New Roman" w:cs="Times New Roman"/>
                <w:sz w:val="24"/>
                <w:szCs w:val="24"/>
              </w:rPr>
              <w:t xml:space="preserve"> to </w:t>
            </w:r>
            <w:r w:rsidRPr="00E603DE">
              <w:rPr>
                <w:rFonts w:ascii="Times New Roman" w:hAnsi="Times New Roman" w:cs="Times New Roman"/>
                <w:sz w:val="24"/>
                <w:szCs w:val="24"/>
              </w:rPr>
              <w:t>-</w:t>
            </w:r>
            <w:r w:rsidR="00B07F36" w:rsidRPr="00E603DE">
              <w:rPr>
                <w:rFonts w:ascii="Times New Roman" w:hAnsi="Times New Roman" w:cs="Times New Roman"/>
                <w:sz w:val="24"/>
                <w:szCs w:val="24"/>
              </w:rPr>
              <w:t>5.33</w:t>
            </w:r>
            <w:r w:rsidR="00CB0365" w:rsidRPr="00E603DE">
              <w:rPr>
                <w:rFonts w:ascii="Times New Roman" w:hAnsi="Times New Roman" w:cs="Times New Roman"/>
                <w:sz w:val="24"/>
                <w:szCs w:val="24"/>
              </w:rPr>
              <w:t>)</w:t>
            </w:r>
          </w:p>
        </w:tc>
        <w:tc>
          <w:tcPr>
            <w:tcW w:w="1384" w:type="pct"/>
            <w:tcBorders>
              <w:top w:val="single" w:sz="4" w:space="0" w:color="auto"/>
              <w:left w:val="single" w:sz="4" w:space="0" w:color="auto"/>
              <w:bottom w:val="single" w:sz="4" w:space="0" w:color="auto"/>
              <w:right w:val="single" w:sz="4" w:space="0" w:color="auto"/>
            </w:tcBorders>
          </w:tcPr>
          <w:p w14:paraId="493F6041" w14:textId="59C4DE22" w:rsidR="00CB0365" w:rsidRPr="00E603DE" w:rsidRDefault="00CB0365"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1</w:t>
            </w:r>
            <w:r w:rsidR="004D1DD9" w:rsidRPr="00E603DE">
              <w:rPr>
                <w:rFonts w:ascii="Times New Roman" w:hAnsi="Times New Roman" w:cs="Times New Roman"/>
                <w:sz w:val="24"/>
                <w:szCs w:val="24"/>
              </w:rPr>
              <w:t>6245.83</w:t>
            </w:r>
            <w:r w:rsidRPr="00E603DE">
              <w:rPr>
                <w:rFonts w:ascii="Times New Roman" w:hAnsi="Times New Roman" w:cs="Times New Roman"/>
                <w:sz w:val="24"/>
                <w:szCs w:val="24"/>
              </w:rPr>
              <w:t xml:space="preserve"> (</w:t>
            </w:r>
            <w:r w:rsidR="004D1DD9" w:rsidRPr="00E603DE">
              <w:rPr>
                <w:rFonts w:ascii="Times New Roman" w:hAnsi="Times New Roman" w:cs="Times New Roman"/>
                <w:sz w:val="24"/>
                <w:szCs w:val="24"/>
              </w:rPr>
              <w:t>6756.11</w:t>
            </w:r>
            <w:r w:rsidRPr="00E603DE">
              <w:rPr>
                <w:rFonts w:ascii="Times New Roman" w:hAnsi="Times New Roman" w:cs="Times New Roman"/>
                <w:sz w:val="24"/>
                <w:szCs w:val="24"/>
              </w:rPr>
              <w:t xml:space="preserve"> to</w:t>
            </w:r>
            <w:r w:rsidR="0065458D" w:rsidRPr="00E603DE">
              <w:rPr>
                <w:rFonts w:ascii="Times New Roman" w:hAnsi="Times New Roman" w:cs="Times New Roman"/>
                <w:sz w:val="24"/>
                <w:szCs w:val="24"/>
              </w:rPr>
              <w:t xml:space="preserve"> </w:t>
            </w:r>
            <w:r w:rsidR="004D1DD9" w:rsidRPr="00E603DE">
              <w:rPr>
                <w:rFonts w:ascii="Times New Roman" w:hAnsi="Times New Roman" w:cs="Times New Roman"/>
                <w:sz w:val="24"/>
                <w:szCs w:val="24"/>
              </w:rPr>
              <w:t>22310.73</w:t>
            </w:r>
            <w:r w:rsidRPr="00E603DE">
              <w:rPr>
                <w:rFonts w:ascii="Times New Roman" w:hAnsi="Times New Roman" w:cs="Times New Roman"/>
                <w:sz w:val="24"/>
                <w:szCs w:val="24"/>
              </w:rPr>
              <w:t>)</w:t>
            </w:r>
          </w:p>
        </w:tc>
        <w:tc>
          <w:tcPr>
            <w:tcW w:w="1388" w:type="pct"/>
            <w:tcBorders>
              <w:top w:val="single" w:sz="4" w:space="0" w:color="auto"/>
              <w:left w:val="single" w:sz="4" w:space="0" w:color="auto"/>
              <w:bottom w:val="single" w:sz="4" w:space="0" w:color="auto"/>
              <w:right w:val="single" w:sz="4" w:space="0" w:color="auto"/>
            </w:tcBorders>
          </w:tcPr>
          <w:p w14:paraId="1F5C8145" w14:textId="186C224B" w:rsidR="00CB0365" w:rsidRPr="00E603DE" w:rsidRDefault="00F318AD"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16342.62</w:t>
            </w:r>
            <w:r w:rsidR="00CB0365" w:rsidRPr="00E603DE">
              <w:rPr>
                <w:rFonts w:ascii="Times New Roman" w:hAnsi="Times New Roman" w:cs="Times New Roman"/>
                <w:sz w:val="24"/>
                <w:szCs w:val="24"/>
              </w:rPr>
              <w:t xml:space="preserve"> (</w:t>
            </w:r>
            <w:r w:rsidRPr="00E603DE">
              <w:rPr>
                <w:rFonts w:ascii="Times New Roman" w:hAnsi="Times New Roman" w:cs="Times New Roman"/>
                <w:sz w:val="24"/>
                <w:szCs w:val="24"/>
              </w:rPr>
              <w:t>4386.33</w:t>
            </w:r>
            <w:r w:rsidR="00CB0365" w:rsidRPr="00E603DE">
              <w:rPr>
                <w:rFonts w:ascii="Times New Roman" w:hAnsi="Times New Roman" w:cs="Times New Roman"/>
                <w:sz w:val="24"/>
                <w:szCs w:val="24"/>
              </w:rPr>
              <w:t xml:space="preserve"> to </w:t>
            </w:r>
            <w:r w:rsidRPr="00E603DE">
              <w:rPr>
                <w:rFonts w:ascii="Times New Roman" w:hAnsi="Times New Roman" w:cs="Times New Roman"/>
                <w:sz w:val="24"/>
                <w:szCs w:val="24"/>
              </w:rPr>
              <w:t>25594.67</w:t>
            </w:r>
            <w:r w:rsidR="00CB0365" w:rsidRPr="00E603DE">
              <w:rPr>
                <w:rFonts w:ascii="Times New Roman" w:hAnsi="Times New Roman" w:cs="Times New Roman"/>
                <w:sz w:val="24"/>
                <w:szCs w:val="24"/>
              </w:rPr>
              <w:t>)</w:t>
            </w:r>
          </w:p>
        </w:tc>
      </w:tr>
    </w:tbl>
    <w:tbl>
      <w:tblPr>
        <w:tblW w:w="0" w:type="auto"/>
        <w:tblBorders>
          <w:top w:val="single" w:sz="4" w:space="0" w:color="auto"/>
        </w:tblBorders>
        <w:tblLook w:val="04A0" w:firstRow="1" w:lastRow="0" w:firstColumn="1" w:lastColumn="0" w:noHBand="0" w:noVBand="1"/>
        <w:tblPrChange w:id="671" w:author="Mohammad Nayeem Hasan" w:date="2024-10-18T02:50:00Z">
          <w:tblPr>
            <w:tblW w:w="0" w:type="nil"/>
            <w:tblBorders>
              <w:top w:val="single" w:sz="4" w:space="0" w:color="auto"/>
            </w:tblBorders>
            <w:tblLook w:val="04A0" w:firstRow="1" w:lastRow="0" w:firstColumn="1" w:lastColumn="0" w:noHBand="0" w:noVBand="1"/>
          </w:tblPr>
        </w:tblPrChange>
      </w:tblPr>
      <w:tblGrid>
        <w:gridCol w:w="2083"/>
        <w:gridCol w:w="2083"/>
        <w:gridCol w:w="222"/>
        <w:gridCol w:w="222"/>
        <w:gridCol w:w="222"/>
        <w:tblGridChange w:id="672">
          <w:tblGrid>
            <w:gridCol w:w="400"/>
            <w:gridCol w:w="480"/>
            <w:gridCol w:w="240"/>
            <w:gridCol w:w="240"/>
            <w:gridCol w:w="480"/>
            <w:gridCol w:w="243"/>
            <w:gridCol w:w="237"/>
            <w:gridCol w:w="1846"/>
            <w:gridCol w:w="222"/>
            <w:gridCol w:w="222"/>
            <w:gridCol w:w="222"/>
          </w:tblGrid>
        </w:tblGridChange>
      </w:tblGrid>
      <w:tr w:rsidR="00CB0365" w:rsidRPr="00E603DE" w14:paraId="70EDD453" w14:textId="77777777">
        <w:trPr>
          <w:divId w:val="2131656145"/>
          <w:trHeight w:val="58"/>
          <w:del w:id="673" w:author="Mohammad Nayeem Hasan" w:date="2024-10-18T02:46:00Z"/>
          <w:trPrChange w:id="674" w:author="Mohammad Nayeem Hasan" w:date="2024-10-18T02:50:00Z">
            <w:trPr>
              <w:gridBefore w:val="1"/>
              <w:gridAfter w:val="0"/>
              <w:divId w:val="2131656145"/>
              <w:trHeight w:val="58"/>
            </w:trPr>
          </w:trPrChange>
        </w:trPr>
        <w:tc>
          <w:tcPr>
            <w:tcW w:w="0" w:type="auto"/>
            <w:tcBorders>
              <w:top w:val="single" w:sz="4" w:space="0" w:color="auto"/>
              <w:left w:val="single" w:sz="4" w:space="0" w:color="auto"/>
              <w:bottom w:val="single" w:sz="4" w:space="0" w:color="auto"/>
              <w:right w:val="single" w:sz="4" w:space="0" w:color="auto"/>
            </w:tcBorders>
            <w:tcPrChange w:id="675"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3372F88F" w14:textId="77777777" w:rsidR="00CB0365" w:rsidRPr="00E603DE" w:rsidRDefault="00CB0365"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171.67 (-46 to 687)</w:t>
            </w:r>
          </w:p>
          <w:p w14:paraId="5CB64929"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Change w:id="676"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5821811C" w14:textId="77777777" w:rsidR="00CB0365" w:rsidRPr="00E603DE" w:rsidRDefault="00CB0365" w:rsidP="00241E94">
            <w:pPr>
              <w:spacing w:after="0" w:line="360" w:lineRule="auto"/>
              <w:jc w:val="both"/>
              <w:rPr>
                <w:rFonts w:ascii="Times New Roman" w:hAnsi="Times New Roman" w:cs="Times New Roman"/>
                <w:sz w:val="24"/>
                <w:szCs w:val="24"/>
              </w:rPr>
            </w:pPr>
            <w:r w:rsidRPr="00E603DE">
              <w:rPr>
                <w:rFonts w:ascii="Times New Roman" w:hAnsi="Times New Roman" w:cs="Times New Roman"/>
                <w:sz w:val="24"/>
                <w:szCs w:val="24"/>
              </w:rPr>
              <w:t>171.67 (-46 to 687)</w:t>
            </w:r>
          </w:p>
          <w:p w14:paraId="1862F97F"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77" w:author="Mohammad Nayeem Hasan" w:date="2024-10-18T02:50:00Z">
              <w:tcPr>
                <w:tcW w:w="0" w:type="auto"/>
                <w:vAlign w:val="center"/>
                <w:hideMark/>
              </w:tcPr>
            </w:tcPrChange>
          </w:tcPr>
          <w:p w14:paraId="280A4D50"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78" w:author="Mohammad Nayeem Hasan" w:date="2024-10-18T02:50:00Z">
              <w:tcPr>
                <w:tcW w:w="0" w:type="auto"/>
                <w:vAlign w:val="center"/>
                <w:hideMark/>
              </w:tcPr>
            </w:tcPrChange>
          </w:tcPr>
          <w:p w14:paraId="2E44B72D"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79" w:author="Mohammad Nayeem Hasan" w:date="2024-10-18T02:50:00Z">
              <w:tcPr>
                <w:tcW w:w="0" w:type="auto"/>
                <w:gridSpan w:val="2"/>
                <w:vAlign w:val="center"/>
                <w:hideMark/>
              </w:tcPr>
            </w:tcPrChange>
          </w:tcPr>
          <w:p w14:paraId="1D340D45" w14:textId="77777777" w:rsidR="00CB0365" w:rsidRPr="00E603DE" w:rsidRDefault="00CB0365" w:rsidP="00241E94">
            <w:pPr>
              <w:spacing w:after="0" w:line="360" w:lineRule="auto"/>
              <w:jc w:val="both"/>
              <w:rPr>
                <w:rFonts w:ascii="Times New Roman" w:hAnsi="Times New Roman" w:cs="Times New Roman"/>
                <w:sz w:val="24"/>
                <w:szCs w:val="24"/>
              </w:rPr>
            </w:pPr>
          </w:p>
        </w:tc>
      </w:tr>
      <w:tr w:rsidR="00CB0365" w:rsidRPr="00E603DE" w14:paraId="7FD9325B" w14:textId="77777777">
        <w:trPr>
          <w:divId w:val="2131656145"/>
          <w:del w:id="680" w:author="Mohammad Nayeem Hasan" w:date="2024-10-18T02:45:00Z"/>
          <w:trPrChange w:id="681" w:author="Mohammad Nayeem Hasan" w:date="2024-10-18T02:50:00Z">
            <w:trPr>
              <w:gridBefore w:val="1"/>
              <w:gridAfter w:val="0"/>
              <w:divId w:val="2131656145"/>
              <w:trHeight w:val="58"/>
            </w:trPr>
          </w:trPrChange>
        </w:trPr>
        <w:tc>
          <w:tcPr>
            <w:tcW w:w="0" w:type="auto"/>
            <w:tcBorders>
              <w:top w:val="single" w:sz="4" w:space="0" w:color="auto"/>
              <w:left w:val="single" w:sz="4" w:space="0" w:color="auto"/>
              <w:bottom w:val="single" w:sz="4" w:space="0" w:color="auto"/>
              <w:right w:val="single" w:sz="4" w:space="0" w:color="auto"/>
            </w:tcBorders>
            <w:tcPrChange w:id="682"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6EF76032"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tcPrChange w:id="683" w:author="Mohammad Nayeem Hasan" w:date="2024-10-18T02:50:00Z">
              <w:tcPr>
                <w:tcW w:w="0" w:type="auto"/>
                <w:tcBorders>
                  <w:top w:val="single" w:sz="4" w:space="0" w:color="auto"/>
                  <w:left w:val="single" w:sz="4" w:space="5" w:color="auto"/>
                  <w:bottom w:val="single" w:sz="4" w:space="0" w:color="auto"/>
                  <w:right w:val="single" w:sz="4" w:space="5" w:color="auto"/>
                </w:tcBorders>
              </w:tcPr>
            </w:tcPrChange>
          </w:tcPr>
          <w:p w14:paraId="23325BAC"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84" w:author="Mohammad Nayeem Hasan" w:date="2024-10-18T02:50:00Z">
              <w:tcPr>
                <w:tcW w:w="0" w:type="auto"/>
                <w:vAlign w:val="center"/>
                <w:hideMark/>
              </w:tcPr>
            </w:tcPrChange>
          </w:tcPr>
          <w:p w14:paraId="5DF3928D"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85" w:author="Mohammad Nayeem Hasan" w:date="2024-10-18T02:50:00Z">
              <w:tcPr>
                <w:tcW w:w="0" w:type="auto"/>
                <w:vAlign w:val="center"/>
                <w:hideMark/>
              </w:tcPr>
            </w:tcPrChange>
          </w:tcPr>
          <w:p w14:paraId="644A067C" w14:textId="77777777" w:rsidR="00CB0365" w:rsidRPr="00E603DE" w:rsidRDefault="00CB0365" w:rsidP="00241E94">
            <w:pPr>
              <w:spacing w:after="0" w:line="360" w:lineRule="auto"/>
              <w:jc w:val="both"/>
              <w:rPr>
                <w:rFonts w:ascii="Times New Roman" w:hAnsi="Times New Roman" w:cs="Times New Roman"/>
                <w:sz w:val="24"/>
                <w:szCs w:val="24"/>
              </w:rPr>
            </w:pPr>
          </w:p>
        </w:tc>
        <w:tc>
          <w:tcPr>
            <w:tcW w:w="0" w:type="auto"/>
            <w:vAlign w:val="center"/>
            <w:hideMark/>
            <w:tcPrChange w:id="686" w:author="Mohammad Nayeem Hasan" w:date="2024-10-18T02:50:00Z">
              <w:tcPr>
                <w:tcW w:w="0" w:type="auto"/>
                <w:gridSpan w:val="2"/>
                <w:vAlign w:val="center"/>
                <w:hideMark/>
              </w:tcPr>
            </w:tcPrChange>
          </w:tcPr>
          <w:p w14:paraId="06E7A608" w14:textId="77777777" w:rsidR="00CB0365" w:rsidRPr="00E603DE" w:rsidRDefault="00CB0365" w:rsidP="00241E94">
            <w:pPr>
              <w:spacing w:after="0" w:line="360" w:lineRule="auto"/>
              <w:jc w:val="both"/>
              <w:rPr>
                <w:rFonts w:ascii="Times New Roman" w:hAnsi="Times New Roman" w:cs="Times New Roman"/>
                <w:sz w:val="24"/>
                <w:szCs w:val="24"/>
              </w:rPr>
            </w:pPr>
          </w:p>
        </w:tc>
      </w:tr>
    </w:tbl>
    <w:p w14:paraId="46443307" w14:textId="77777777" w:rsidR="001A7184" w:rsidRPr="00E603DE" w:rsidRDefault="001A7184" w:rsidP="00241E94">
      <w:pPr>
        <w:spacing w:after="0" w:line="360" w:lineRule="auto"/>
        <w:jc w:val="both"/>
        <w:rPr>
          <w:rFonts w:ascii="Times New Roman" w:hAnsi="Times New Roman" w:cs="Times New Roman"/>
          <w:sz w:val="24"/>
          <w:szCs w:val="24"/>
        </w:rPr>
      </w:pPr>
    </w:p>
    <w:p w14:paraId="0BA443F9" w14:textId="74F11A3C" w:rsidR="003C397C" w:rsidRPr="00E603DE" w:rsidRDefault="003C397C">
      <w:pPr>
        <w:spacing w:after="0" w:line="360" w:lineRule="auto"/>
        <w:jc w:val="both"/>
        <w:rPr>
          <w:rFonts w:ascii="Times New Roman" w:hAnsi="Times New Roman" w:cs="Times New Roman"/>
          <w:sz w:val="24"/>
          <w:szCs w:val="24"/>
        </w:rPr>
        <w:pPrChange w:id="687" w:author="Mohammad Nayeem Hasan" w:date="2024-11-01T03:11:00Z" w16du:dateUtc="2024-10-31T21:11:00Z">
          <w:pPr>
            <w:jc w:val="both"/>
          </w:pPr>
        </w:pPrChange>
      </w:pPr>
      <w:r w:rsidRPr="00E603DE">
        <w:rPr>
          <w:rFonts w:ascii="Times New Roman" w:hAnsi="Times New Roman" w:cs="Times New Roman"/>
          <w:sz w:val="24"/>
          <w:szCs w:val="24"/>
        </w:rPr>
        <w:t xml:space="preserve">In the M–K trend analysis, we found a negative trend of rabies cases (p-value &lt; 0.001 and tau = -0.84). In Sen’s slope test, the slope was -7.5 (95% CI: −9.50 to -5.33), indicating a significant downward trend. </w:t>
      </w:r>
    </w:p>
    <w:p w14:paraId="3434C73B" w14:textId="77777777" w:rsidR="003C397C" w:rsidRPr="00E603DE" w:rsidRDefault="003C397C">
      <w:pPr>
        <w:spacing w:after="0" w:line="360" w:lineRule="auto"/>
        <w:jc w:val="both"/>
        <w:rPr>
          <w:rFonts w:ascii="Times New Roman" w:hAnsi="Times New Roman" w:cs="Times New Roman"/>
          <w:b/>
          <w:bCs/>
          <w:sz w:val="24"/>
          <w:szCs w:val="24"/>
        </w:rPr>
        <w:pPrChange w:id="688" w:author="Mohammad Nayeem Hasan" w:date="2024-11-01T03:11:00Z" w16du:dateUtc="2024-10-31T21:11:00Z">
          <w:pPr>
            <w:jc w:val="both"/>
          </w:pPr>
        </w:pPrChange>
      </w:pPr>
    </w:p>
    <w:p w14:paraId="1F473D2F" w14:textId="77777777" w:rsidR="00277ADC" w:rsidRPr="00E603DE" w:rsidRDefault="00277ADC">
      <w:pPr>
        <w:spacing w:after="0" w:line="360" w:lineRule="auto"/>
        <w:jc w:val="both"/>
        <w:rPr>
          <w:rFonts w:ascii="Times New Roman" w:hAnsi="Times New Roman" w:cs="Times New Roman"/>
          <w:b/>
          <w:bCs/>
          <w:sz w:val="24"/>
          <w:szCs w:val="24"/>
        </w:rPr>
        <w:pPrChange w:id="689" w:author="Mohammad Nayeem Hasan" w:date="2024-11-01T03:11:00Z" w16du:dateUtc="2024-10-31T21:11:00Z">
          <w:pPr>
            <w:jc w:val="both"/>
          </w:pPr>
        </w:pPrChange>
      </w:pPr>
      <w:r w:rsidRPr="00E603DE">
        <w:rPr>
          <w:rFonts w:ascii="Times New Roman" w:hAnsi="Times New Roman" w:cs="Times New Roman"/>
          <w:b/>
          <w:bCs/>
          <w:sz w:val="24"/>
          <w:szCs w:val="24"/>
        </w:rPr>
        <w:br w:type="page"/>
      </w:r>
    </w:p>
    <w:p w14:paraId="39F3026B" w14:textId="40FDCCB5" w:rsidR="001A7184" w:rsidRPr="00E603DE" w:rsidRDefault="001A7184" w:rsidP="00241E94">
      <w:pPr>
        <w:spacing w:after="0"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lastRenderedPageBreak/>
        <w:t xml:space="preserve">Table </w:t>
      </w:r>
      <w:r w:rsidR="00277ADC" w:rsidRPr="00E603DE">
        <w:rPr>
          <w:rFonts w:ascii="Times New Roman" w:hAnsi="Times New Roman" w:cs="Times New Roman"/>
          <w:b/>
          <w:bCs/>
          <w:sz w:val="24"/>
          <w:szCs w:val="24"/>
        </w:rPr>
        <w:t>4</w:t>
      </w:r>
      <w:commentRangeStart w:id="690"/>
      <w:r w:rsidRPr="00E603DE">
        <w:rPr>
          <w:rFonts w:ascii="Times New Roman" w:hAnsi="Times New Roman" w:cs="Times New Roman"/>
          <w:b/>
          <w:bCs/>
          <w:sz w:val="24"/>
          <w:szCs w:val="24"/>
        </w:rPr>
        <w:t>:  The incidence risk ratio (IRR) of ARV, MDV</w:t>
      </w:r>
      <w:r w:rsidR="003F262E" w:rsidRPr="00E603DE">
        <w:rPr>
          <w:rFonts w:ascii="Times New Roman" w:hAnsi="Times New Roman" w:cs="Times New Roman"/>
          <w:b/>
          <w:bCs/>
          <w:sz w:val="24"/>
          <w:szCs w:val="24"/>
        </w:rPr>
        <w:t xml:space="preserve">, </w:t>
      </w:r>
      <w:ins w:id="691" w:author="Mohammad Nayeem Hasan" w:date="2024-11-01T03:09:00Z" w16du:dateUtc="2024-10-31T21:09:00Z">
        <w:r w:rsidR="00241E94" w:rsidRPr="00E603DE">
          <w:rPr>
            <w:rFonts w:ascii="Times New Roman" w:hAnsi="Times New Roman" w:cs="Times New Roman"/>
            <w:b/>
            <w:bCs/>
            <w:sz w:val="24"/>
            <w:szCs w:val="24"/>
          </w:rPr>
          <w:t>and </w:t>
        </w:r>
      </w:ins>
      <w:r w:rsidR="003F262E" w:rsidRPr="00E603DE">
        <w:rPr>
          <w:rFonts w:ascii="Times New Roman" w:hAnsi="Times New Roman" w:cs="Times New Roman"/>
          <w:b/>
          <w:bCs/>
          <w:sz w:val="24"/>
          <w:szCs w:val="24"/>
        </w:rPr>
        <w:t>season on</w:t>
      </w:r>
      <w:r w:rsidRPr="00E603DE">
        <w:rPr>
          <w:rFonts w:ascii="Times New Roman" w:hAnsi="Times New Roman" w:cs="Times New Roman"/>
          <w:b/>
          <w:bCs/>
          <w:sz w:val="24"/>
          <w:szCs w:val="24"/>
        </w:rPr>
        <w:t xml:space="preserve"> rabies cases in Bangladesh using </w:t>
      </w:r>
      <w:ins w:id="692" w:author="Mohammad Nayeem Hasan" w:date="2024-11-01T03:09:00Z" w16du:dateUtc="2024-10-31T21:09:00Z">
        <w:r w:rsidR="00241E94" w:rsidRPr="00E603DE">
          <w:rPr>
            <w:rFonts w:ascii="Times New Roman" w:hAnsi="Times New Roman" w:cs="Times New Roman"/>
            <w:b/>
            <w:bCs/>
            <w:sz w:val="24"/>
            <w:szCs w:val="24"/>
          </w:rPr>
          <w:t>a </w:t>
        </w:r>
      </w:ins>
      <w:r w:rsidRPr="00E603DE">
        <w:rPr>
          <w:rFonts w:ascii="Times New Roman" w:hAnsi="Times New Roman" w:cs="Times New Roman"/>
          <w:b/>
          <w:bCs/>
          <w:sz w:val="24"/>
          <w:szCs w:val="24"/>
        </w:rPr>
        <w:t xml:space="preserve">time-series count Generalized Linear Model. </w:t>
      </w:r>
      <w:commentRangeEnd w:id="690"/>
      <w:r w:rsidR="00B52DDD" w:rsidRPr="00E603DE">
        <w:rPr>
          <w:rStyle w:val="CommentReference"/>
          <w:rFonts w:ascii="Times New Roman" w:hAnsi="Times New Roman" w:cs="Times New Roman"/>
          <w:rPrChange w:id="693" w:author="Mohammad Nayeem Hasan" w:date="2024-11-01T15:54:00Z" w16du:dateUtc="2024-11-01T09:54:00Z">
            <w:rPr>
              <w:rStyle w:val="CommentReference"/>
            </w:rPr>
          </w:rPrChange>
        </w:rPr>
        <w:commentReference w:id="690"/>
      </w:r>
    </w:p>
    <w:p w14:paraId="3AB09BE3" w14:textId="77777777" w:rsidR="001A7184" w:rsidRPr="00E603DE" w:rsidRDefault="001A7184" w:rsidP="00241E94">
      <w:pPr>
        <w:spacing w:after="0" w:line="360" w:lineRule="auto"/>
        <w:jc w:val="both"/>
        <w:rPr>
          <w:rFonts w:ascii="Times New Roman" w:hAnsi="Times New Roman" w:cs="Times New Roman"/>
          <w:sz w:val="24"/>
          <w:szCs w:val="24"/>
        </w:rPr>
      </w:pPr>
    </w:p>
    <w:tbl>
      <w:tblPr>
        <w:tblStyle w:val="TableGrid"/>
        <w:tblW w:w="5000" w:type="pct"/>
        <w:tblLook w:val="04A0" w:firstRow="1" w:lastRow="0" w:firstColumn="1" w:lastColumn="0" w:noHBand="0" w:noVBand="1"/>
        <w:tblPrChange w:id="694" w:author="Mohammad Nayeem Hasan" w:date="2024-11-01T02:52:00Z" w16du:dateUtc="2024-10-31T20:52:00Z">
          <w:tblPr>
            <w:tblStyle w:val="TableGrid"/>
            <w:tblW w:w="5000" w:type="pct"/>
            <w:tblLook w:val="04A0" w:firstRow="1" w:lastRow="0" w:firstColumn="1" w:lastColumn="0" w:noHBand="0" w:noVBand="1"/>
          </w:tblPr>
        </w:tblPrChange>
      </w:tblPr>
      <w:tblGrid>
        <w:gridCol w:w="3787"/>
        <w:gridCol w:w="3005"/>
        <w:gridCol w:w="2558"/>
        <w:tblGridChange w:id="695">
          <w:tblGrid>
            <w:gridCol w:w="2928"/>
            <w:gridCol w:w="859"/>
            <w:gridCol w:w="1464"/>
            <w:gridCol w:w="1541"/>
            <w:gridCol w:w="436"/>
            <w:gridCol w:w="2122"/>
          </w:tblGrid>
        </w:tblGridChange>
      </w:tblGrid>
      <w:tr w:rsidR="00A56299" w:rsidRPr="00E603DE" w14:paraId="445C563D" w14:textId="639C2347" w:rsidTr="00A56299">
        <w:trPr>
          <w:trPrChange w:id="696" w:author="Mohammad Nayeem Hasan" w:date="2024-11-01T02:52:00Z" w16du:dateUtc="2024-10-31T20:52:00Z">
            <w:trPr>
              <w:gridAfter w:val="0"/>
            </w:trPr>
          </w:trPrChange>
        </w:trPr>
        <w:tc>
          <w:tcPr>
            <w:tcW w:w="2025" w:type="pct"/>
            <w:tcPrChange w:id="697" w:author="Mohammad Nayeem Hasan" w:date="2024-11-01T02:52:00Z" w16du:dateUtc="2024-10-31T20:52:00Z">
              <w:tcPr>
                <w:tcW w:w="1566" w:type="pct"/>
              </w:tcPr>
            </w:tcPrChange>
          </w:tcPr>
          <w:p w14:paraId="4BE9A76A" w14:textId="77777777" w:rsidR="00A56299" w:rsidRPr="00E603DE" w:rsidRDefault="00A56299" w:rsidP="00241E94">
            <w:pPr>
              <w:spacing w:line="360" w:lineRule="auto"/>
              <w:jc w:val="both"/>
              <w:rPr>
                <w:rFonts w:ascii="Times New Roman" w:hAnsi="Times New Roman" w:cs="Times New Roman"/>
                <w:sz w:val="24"/>
                <w:szCs w:val="24"/>
              </w:rPr>
            </w:pPr>
          </w:p>
        </w:tc>
        <w:tc>
          <w:tcPr>
            <w:tcW w:w="2975" w:type="pct"/>
            <w:gridSpan w:val="2"/>
            <w:tcPrChange w:id="698" w:author="Mohammad Nayeem Hasan" w:date="2024-11-01T02:52:00Z" w16du:dateUtc="2024-10-31T20:52:00Z">
              <w:tcPr>
                <w:tcW w:w="2299" w:type="pct"/>
                <w:gridSpan w:val="4"/>
              </w:tcPr>
            </w:tcPrChange>
          </w:tcPr>
          <w:p w14:paraId="3BE3EB9C" w14:textId="43018E3A" w:rsidR="00A56299" w:rsidRPr="00E603DE" w:rsidRDefault="00A56299" w:rsidP="00241E94">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Total</w:t>
            </w:r>
            <w:ins w:id="699" w:author="Najmul Haider" w:date="2024-10-27T15:55:00Z" w16du:dateUtc="2024-10-27T15:55:00Z">
              <w:r w:rsidRPr="00E603DE">
                <w:rPr>
                  <w:rFonts w:ascii="Times New Roman" w:hAnsi="Times New Roman" w:cs="Times New Roman"/>
                  <w:b/>
                  <w:bCs/>
                  <w:sz w:val="24"/>
                  <w:szCs w:val="24"/>
                </w:rPr>
                <w:t xml:space="preserve"> period </w:t>
              </w:r>
            </w:ins>
          </w:p>
        </w:tc>
      </w:tr>
      <w:tr w:rsidR="00A56299" w:rsidRPr="00E603DE" w14:paraId="52683839" w14:textId="78CEB540" w:rsidTr="00A56299">
        <w:trPr>
          <w:trPrChange w:id="700" w:author="Mohammad Nayeem Hasan" w:date="2024-11-01T02:52:00Z" w16du:dateUtc="2024-10-31T20:52:00Z">
            <w:trPr>
              <w:gridAfter w:val="0"/>
            </w:trPr>
          </w:trPrChange>
        </w:trPr>
        <w:tc>
          <w:tcPr>
            <w:tcW w:w="2025" w:type="pct"/>
            <w:tcPrChange w:id="701" w:author="Mohammad Nayeem Hasan" w:date="2024-11-01T02:52:00Z" w16du:dateUtc="2024-10-31T20:52:00Z">
              <w:tcPr>
                <w:tcW w:w="1566" w:type="pct"/>
              </w:tcPr>
            </w:tcPrChange>
          </w:tcPr>
          <w:p w14:paraId="24592537" w14:textId="77777777" w:rsidR="00A56299" w:rsidRPr="00E603DE" w:rsidRDefault="00A56299" w:rsidP="00241E94">
            <w:pPr>
              <w:spacing w:line="360" w:lineRule="auto"/>
              <w:jc w:val="both"/>
              <w:rPr>
                <w:rFonts w:ascii="Times New Roman" w:hAnsi="Times New Roman" w:cs="Times New Roman"/>
                <w:sz w:val="24"/>
                <w:szCs w:val="24"/>
              </w:rPr>
            </w:pPr>
          </w:p>
        </w:tc>
        <w:tc>
          <w:tcPr>
            <w:tcW w:w="1607" w:type="pct"/>
            <w:tcPrChange w:id="702" w:author="Mohammad Nayeem Hasan" w:date="2024-11-01T02:52:00Z" w16du:dateUtc="2024-10-31T20:52:00Z">
              <w:tcPr>
                <w:tcW w:w="1242" w:type="pct"/>
                <w:gridSpan w:val="2"/>
              </w:tcPr>
            </w:tcPrChange>
          </w:tcPr>
          <w:p w14:paraId="5F7CA343" w14:textId="77777777" w:rsidR="00A56299" w:rsidRPr="00E603DE" w:rsidRDefault="00A56299" w:rsidP="00241E94">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Adjusted IRR</w:t>
            </w:r>
          </w:p>
          <w:p w14:paraId="749D87AF" w14:textId="4B9036D4" w:rsidR="00A56299" w:rsidRPr="00E603DE" w:rsidRDefault="00A56299" w:rsidP="00241E94">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(95% CI)</w:t>
            </w:r>
          </w:p>
        </w:tc>
        <w:tc>
          <w:tcPr>
            <w:tcW w:w="1368" w:type="pct"/>
            <w:tcPrChange w:id="703" w:author="Mohammad Nayeem Hasan" w:date="2024-11-01T02:52:00Z" w16du:dateUtc="2024-10-31T20:52:00Z">
              <w:tcPr>
                <w:tcW w:w="1057" w:type="pct"/>
                <w:gridSpan w:val="2"/>
              </w:tcPr>
            </w:tcPrChange>
          </w:tcPr>
          <w:p w14:paraId="5A6B484C" w14:textId="769435A9" w:rsidR="00A56299" w:rsidRPr="00E603DE" w:rsidRDefault="00A56299" w:rsidP="00241E94">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P-value</w:t>
            </w:r>
          </w:p>
        </w:tc>
      </w:tr>
      <w:tr w:rsidR="00A56299" w:rsidRPr="00E603DE" w:rsidDel="00A56299" w14:paraId="662D68DD" w14:textId="5F851EA5" w:rsidTr="00A56299">
        <w:trPr>
          <w:del w:id="704" w:author="Mohammad Nayeem Hasan" w:date="2024-11-01T02:56:00Z"/>
          <w:trPrChange w:id="705" w:author="Mohammad Nayeem Hasan" w:date="2024-11-01T02:52:00Z" w16du:dateUtc="2024-10-31T20:52:00Z">
            <w:trPr>
              <w:gridAfter w:val="0"/>
            </w:trPr>
          </w:trPrChange>
        </w:trPr>
        <w:tc>
          <w:tcPr>
            <w:tcW w:w="2025" w:type="pct"/>
            <w:tcPrChange w:id="706" w:author="Mohammad Nayeem Hasan" w:date="2024-11-01T02:52:00Z" w16du:dateUtc="2024-10-31T20:52:00Z">
              <w:tcPr>
                <w:tcW w:w="1566" w:type="pct"/>
              </w:tcPr>
            </w:tcPrChange>
          </w:tcPr>
          <w:p w14:paraId="1D070503" w14:textId="56F97CC1" w:rsidR="00A56299" w:rsidRPr="00E603DE" w:rsidDel="00A56299" w:rsidRDefault="00A56299">
            <w:pPr>
              <w:spacing w:line="360" w:lineRule="auto"/>
              <w:jc w:val="both"/>
              <w:rPr>
                <w:ins w:id="707" w:author="Najmul Haider" w:date="2024-10-27T16:07:00Z" w16du:dateUtc="2024-10-27T16:07:00Z"/>
                <w:del w:id="708" w:author="Mohammad Nayeem Hasan" w:date="2024-11-01T02:56:00Z" w16du:dateUtc="2024-10-31T20:56:00Z"/>
                <w:rFonts w:ascii="Times New Roman" w:hAnsi="Times New Roman" w:cs="Times New Roman"/>
                <w:b/>
                <w:bCs/>
                <w:sz w:val="24"/>
                <w:szCs w:val="24"/>
              </w:rPr>
            </w:pPr>
            <w:del w:id="709" w:author="Mohammad Nayeem Hasan" w:date="2024-11-01T02:56:00Z" w16du:dateUtc="2024-10-31T20:56:00Z">
              <w:r w:rsidRPr="00E603DE" w:rsidDel="00A56299">
                <w:rPr>
                  <w:rFonts w:ascii="Times New Roman" w:hAnsi="Times New Roman" w:cs="Times New Roman"/>
                  <w:b/>
                  <w:bCs/>
                  <w:sz w:val="24"/>
                  <w:szCs w:val="24"/>
                </w:rPr>
                <w:delText>ARV</w:delText>
              </w:r>
            </w:del>
          </w:p>
          <w:p w14:paraId="01234844" w14:textId="3D5A67AA" w:rsidR="00A56299" w:rsidRPr="00E603DE" w:rsidDel="00A56299" w:rsidRDefault="00A56299">
            <w:pPr>
              <w:spacing w:line="360" w:lineRule="auto"/>
              <w:jc w:val="both"/>
              <w:rPr>
                <w:ins w:id="710" w:author="Najmul Haider" w:date="2024-10-27T16:07:00Z" w16du:dateUtc="2024-10-27T16:07:00Z"/>
                <w:del w:id="711" w:author="Mohammad Nayeem Hasan" w:date="2024-11-01T02:56:00Z" w16du:dateUtc="2024-10-31T20:56:00Z"/>
                <w:rFonts w:ascii="Times New Roman" w:hAnsi="Times New Roman" w:cs="Times New Roman"/>
                <w:b/>
                <w:bCs/>
                <w:sz w:val="24"/>
                <w:szCs w:val="24"/>
              </w:rPr>
            </w:pPr>
            <w:ins w:id="712" w:author="Najmul Haider" w:date="2024-10-27T16:07:00Z" w16du:dateUtc="2024-10-27T16:07:00Z">
              <w:del w:id="713" w:author="Mohammad Nayeem Hasan" w:date="2024-11-01T02:56:00Z" w16du:dateUtc="2024-10-31T20:56:00Z">
                <w:r w:rsidRPr="00E603DE" w:rsidDel="00A56299">
                  <w:rPr>
                    <w:rFonts w:ascii="Times New Roman" w:hAnsi="Times New Roman" w:cs="Times New Roman"/>
                    <w:b/>
                    <w:bCs/>
                    <w:sz w:val="24"/>
                    <w:szCs w:val="24"/>
                  </w:rPr>
                  <w:delText xml:space="preserve">You can </w:delText>
                </w:r>
              </w:del>
            </w:ins>
            <w:ins w:id="714" w:author="Najmul Haider" w:date="2024-10-27T16:08:00Z" w16du:dateUtc="2024-10-27T16:08:00Z">
              <w:del w:id="715" w:author="Mohammad Nayeem Hasan" w:date="2024-11-01T02:56:00Z" w16du:dateUtc="2024-10-31T20:56:00Z">
                <w:r w:rsidRPr="00E603DE" w:rsidDel="00A56299">
                  <w:rPr>
                    <w:rFonts w:ascii="Times New Roman" w:hAnsi="Times New Roman" w:cs="Times New Roman"/>
                    <w:b/>
                    <w:bCs/>
                    <w:sz w:val="24"/>
                    <w:szCs w:val="24"/>
                  </w:rPr>
                  <w:delText xml:space="preserve">drop this variable </w:delText>
                </w:r>
              </w:del>
            </w:ins>
          </w:p>
          <w:p w14:paraId="7F432806" w14:textId="5047AA11" w:rsidR="00A56299" w:rsidRPr="00E603DE" w:rsidDel="00A56299" w:rsidRDefault="00A56299">
            <w:pPr>
              <w:spacing w:line="360" w:lineRule="auto"/>
              <w:jc w:val="both"/>
              <w:rPr>
                <w:del w:id="716" w:author="Mohammad Nayeem Hasan" w:date="2024-11-01T02:56:00Z" w16du:dateUtc="2024-10-31T20:56:00Z"/>
                <w:rFonts w:ascii="Times New Roman" w:hAnsi="Times New Roman" w:cs="Times New Roman"/>
                <w:b/>
                <w:bCs/>
                <w:sz w:val="24"/>
                <w:szCs w:val="24"/>
              </w:rPr>
            </w:pPr>
          </w:p>
        </w:tc>
        <w:tc>
          <w:tcPr>
            <w:tcW w:w="1607" w:type="pct"/>
            <w:tcPrChange w:id="717" w:author="Mohammad Nayeem Hasan" w:date="2024-11-01T02:52:00Z" w16du:dateUtc="2024-10-31T20:52:00Z">
              <w:tcPr>
                <w:tcW w:w="1242" w:type="pct"/>
                <w:gridSpan w:val="2"/>
              </w:tcPr>
            </w:tcPrChange>
          </w:tcPr>
          <w:p w14:paraId="7840A8B8" w14:textId="30E8A508" w:rsidR="00A56299" w:rsidRPr="00E603DE" w:rsidDel="00A56299" w:rsidRDefault="00A56299">
            <w:pPr>
              <w:spacing w:line="360" w:lineRule="auto"/>
              <w:jc w:val="both"/>
              <w:rPr>
                <w:del w:id="718" w:author="Mohammad Nayeem Hasan" w:date="2024-11-01T02:56:00Z" w16du:dateUtc="2024-10-31T20:56:00Z"/>
                <w:rFonts w:ascii="Times New Roman" w:hAnsi="Times New Roman" w:cs="Times New Roman"/>
                <w:sz w:val="24"/>
                <w:szCs w:val="24"/>
              </w:rPr>
            </w:pPr>
            <w:del w:id="719" w:author="Mohammad Nayeem Hasan" w:date="2024-11-01T02:56:00Z" w16du:dateUtc="2024-10-31T20:56:00Z">
              <w:r w:rsidRPr="00E603DE" w:rsidDel="00A56299">
                <w:rPr>
                  <w:rFonts w:ascii="Times New Roman" w:hAnsi="Times New Roman" w:cs="Times New Roman"/>
                  <w:sz w:val="24"/>
                  <w:szCs w:val="24"/>
                </w:rPr>
                <w:delText>0.99 (0.98 - 0.99)</w:delText>
              </w:r>
            </w:del>
          </w:p>
        </w:tc>
        <w:tc>
          <w:tcPr>
            <w:tcW w:w="1368" w:type="pct"/>
            <w:tcPrChange w:id="720" w:author="Mohammad Nayeem Hasan" w:date="2024-11-01T02:52:00Z" w16du:dateUtc="2024-10-31T20:52:00Z">
              <w:tcPr>
                <w:tcW w:w="1057" w:type="pct"/>
                <w:gridSpan w:val="2"/>
              </w:tcPr>
            </w:tcPrChange>
          </w:tcPr>
          <w:p w14:paraId="639598CC" w14:textId="474FE807" w:rsidR="00A56299" w:rsidRPr="00E603DE" w:rsidDel="00A56299" w:rsidRDefault="00A56299">
            <w:pPr>
              <w:spacing w:line="360" w:lineRule="auto"/>
              <w:jc w:val="both"/>
              <w:rPr>
                <w:del w:id="721" w:author="Mohammad Nayeem Hasan" w:date="2024-11-01T02:56:00Z" w16du:dateUtc="2024-10-31T20:56:00Z"/>
                <w:rFonts w:ascii="Times New Roman" w:hAnsi="Times New Roman" w:cs="Times New Roman"/>
                <w:sz w:val="24"/>
                <w:szCs w:val="24"/>
              </w:rPr>
            </w:pPr>
            <w:del w:id="722" w:author="Mohammad Nayeem Hasan" w:date="2024-11-01T02:56:00Z" w16du:dateUtc="2024-10-31T20:56:00Z">
              <w:r w:rsidRPr="00E603DE" w:rsidDel="00A56299">
                <w:rPr>
                  <w:rFonts w:ascii="Times New Roman" w:hAnsi="Times New Roman" w:cs="Times New Roman"/>
                  <w:sz w:val="24"/>
                  <w:szCs w:val="24"/>
                </w:rPr>
                <w:delText>&lt;0.001</w:delText>
              </w:r>
            </w:del>
          </w:p>
        </w:tc>
      </w:tr>
      <w:tr w:rsidR="00A56299" w:rsidRPr="00E603DE" w14:paraId="5332BBD7" w14:textId="2F595EC6" w:rsidTr="00A56299">
        <w:trPr>
          <w:trPrChange w:id="723" w:author="Mohammad Nayeem Hasan" w:date="2024-11-01T02:52:00Z" w16du:dateUtc="2024-10-31T20:52:00Z">
            <w:trPr>
              <w:gridAfter w:val="0"/>
            </w:trPr>
          </w:trPrChange>
        </w:trPr>
        <w:tc>
          <w:tcPr>
            <w:tcW w:w="2025" w:type="pct"/>
            <w:tcPrChange w:id="724" w:author="Mohammad Nayeem Hasan" w:date="2024-11-01T02:52:00Z" w16du:dateUtc="2024-10-31T20:52:00Z">
              <w:tcPr>
                <w:tcW w:w="1566" w:type="pct"/>
              </w:tcPr>
            </w:tcPrChange>
          </w:tcPr>
          <w:p w14:paraId="420D8478" w14:textId="1FBE7C2D" w:rsidR="00A56299" w:rsidRPr="00E603DE" w:rsidRDefault="00A56299" w:rsidP="00241E94">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MDV</w:t>
            </w:r>
          </w:p>
        </w:tc>
        <w:tc>
          <w:tcPr>
            <w:tcW w:w="1607" w:type="pct"/>
            <w:tcPrChange w:id="725" w:author="Mohammad Nayeem Hasan" w:date="2024-11-01T02:52:00Z" w16du:dateUtc="2024-10-31T20:52:00Z">
              <w:tcPr>
                <w:tcW w:w="1242" w:type="pct"/>
                <w:gridSpan w:val="2"/>
              </w:tcPr>
            </w:tcPrChange>
          </w:tcPr>
          <w:p w14:paraId="77799C72" w14:textId="3089E95E" w:rsidR="00A56299" w:rsidRPr="00E603DE" w:rsidRDefault="00A56299" w:rsidP="00241E94">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0.99 (0.9</w:t>
            </w:r>
            <w:ins w:id="726" w:author="Mohammad Nayeem Hasan" w:date="2024-11-01T03:08:00Z" w16du:dateUtc="2024-10-31T21:08:00Z">
              <w:r w:rsidR="00BA27B9" w:rsidRPr="00E603DE">
                <w:rPr>
                  <w:rFonts w:ascii="Times New Roman" w:hAnsi="Times New Roman" w:cs="Times New Roman"/>
                  <w:sz w:val="24"/>
                  <w:szCs w:val="24"/>
                </w:rPr>
                <w:t>8</w:t>
              </w:r>
            </w:ins>
            <w:del w:id="727" w:author="Mohammad Nayeem Hasan" w:date="2024-11-01T03:07:00Z" w16du:dateUtc="2024-10-31T21:07:00Z">
              <w:r w:rsidRPr="00E603DE" w:rsidDel="00BA27B9">
                <w:rPr>
                  <w:rFonts w:ascii="Times New Roman" w:hAnsi="Times New Roman" w:cs="Times New Roman"/>
                  <w:sz w:val="24"/>
                  <w:szCs w:val="24"/>
                </w:rPr>
                <w:delText>9</w:delText>
              </w:r>
            </w:del>
            <w:r w:rsidRPr="00E603DE">
              <w:rPr>
                <w:rFonts w:ascii="Times New Roman" w:hAnsi="Times New Roman" w:cs="Times New Roman"/>
                <w:sz w:val="24"/>
                <w:szCs w:val="24"/>
              </w:rPr>
              <w:t xml:space="preserve"> – </w:t>
            </w:r>
            <w:ins w:id="728" w:author="Mohammad Nayeem Hasan" w:date="2024-11-01T03:08:00Z" w16du:dateUtc="2024-10-31T21:08:00Z">
              <w:r w:rsidR="00BA27B9" w:rsidRPr="00E603DE">
                <w:rPr>
                  <w:rFonts w:ascii="Times New Roman" w:hAnsi="Times New Roman" w:cs="Times New Roman"/>
                  <w:sz w:val="24"/>
                  <w:szCs w:val="24"/>
                </w:rPr>
                <w:t>0.99</w:t>
              </w:r>
            </w:ins>
            <w:del w:id="729" w:author="Mohammad Nayeem Hasan" w:date="2024-11-01T03:07:00Z" w16du:dateUtc="2024-10-31T21:07:00Z">
              <w:r w:rsidRPr="00E603DE" w:rsidDel="00BA27B9">
                <w:rPr>
                  <w:rFonts w:ascii="Times New Roman" w:hAnsi="Times New Roman" w:cs="Times New Roman"/>
                  <w:sz w:val="24"/>
                  <w:szCs w:val="24"/>
                </w:rPr>
                <w:delText>1.00</w:delText>
              </w:r>
            </w:del>
            <w:r w:rsidRPr="00E603DE">
              <w:rPr>
                <w:rFonts w:ascii="Times New Roman" w:hAnsi="Times New Roman" w:cs="Times New Roman"/>
                <w:sz w:val="24"/>
                <w:szCs w:val="24"/>
              </w:rPr>
              <w:t>)</w:t>
            </w:r>
          </w:p>
        </w:tc>
        <w:tc>
          <w:tcPr>
            <w:tcW w:w="1368" w:type="pct"/>
            <w:tcPrChange w:id="730" w:author="Mohammad Nayeem Hasan" w:date="2024-11-01T02:52:00Z" w16du:dateUtc="2024-10-31T20:52:00Z">
              <w:tcPr>
                <w:tcW w:w="1057" w:type="pct"/>
                <w:gridSpan w:val="2"/>
              </w:tcPr>
            </w:tcPrChange>
          </w:tcPr>
          <w:p w14:paraId="0F73A6A5" w14:textId="07A7BE89" w:rsidR="00A56299" w:rsidRPr="00E603DE" w:rsidRDefault="00A56299" w:rsidP="00241E94">
            <w:pPr>
              <w:spacing w:line="360" w:lineRule="auto"/>
              <w:jc w:val="both"/>
              <w:rPr>
                <w:rFonts w:ascii="Times New Roman" w:hAnsi="Times New Roman" w:cs="Times New Roman"/>
                <w:sz w:val="24"/>
                <w:szCs w:val="24"/>
              </w:rPr>
            </w:pPr>
            <w:ins w:id="731" w:author="Mohammad Nayeem Hasan" w:date="2024-11-01T02:56:00Z">
              <w:r w:rsidRPr="00E603DE">
                <w:rPr>
                  <w:rFonts w:ascii="Times New Roman" w:hAnsi="Times New Roman" w:cs="Times New Roman"/>
                  <w:sz w:val="24"/>
                  <w:szCs w:val="24"/>
                </w:rPr>
                <w:t>0.035</w:t>
              </w:r>
            </w:ins>
            <w:del w:id="732" w:author="Mohammad Nayeem Hasan" w:date="2024-11-01T02:56:00Z" w16du:dateUtc="2024-10-31T20:56:00Z">
              <w:r w:rsidRPr="00E603DE" w:rsidDel="00A56299">
                <w:rPr>
                  <w:rFonts w:ascii="Times New Roman" w:hAnsi="Times New Roman" w:cs="Times New Roman"/>
                  <w:sz w:val="24"/>
                  <w:szCs w:val="24"/>
                </w:rPr>
                <w:delText>0.318</w:delText>
              </w:r>
            </w:del>
          </w:p>
        </w:tc>
      </w:tr>
      <w:tr w:rsidR="00A56299" w:rsidRPr="00E603DE" w14:paraId="660C98BE" w14:textId="4620DD23" w:rsidTr="00A56299">
        <w:trPr>
          <w:trPrChange w:id="733" w:author="Mohammad Nayeem Hasan" w:date="2024-11-01T02:52:00Z" w16du:dateUtc="2024-10-31T20:52:00Z">
            <w:trPr>
              <w:gridAfter w:val="0"/>
            </w:trPr>
          </w:trPrChange>
        </w:trPr>
        <w:tc>
          <w:tcPr>
            <w:tcW w:w="2025" w:type="pct"/>
            <w:tcPrChange w:id="734" w:author="Mohammad Nayeem Hasan" w:date="2024-11-01T02:52:00Z" w16du:dateUtc="2024-10-31T20:52:00Z">
              <w:tcPr>
                <w:tcW w:w="1566" w:type="pct"/>
              </w:tcPr>
            </w:tcPrChange>
          </w:tcPr>
          <w:p w14:paraId="4BAF03F0" w14:textId="40401F09" w:rsidR="00A56299" w:rsidRPr="00E603DE" w:rsidRDefault="00A56299" w:rsidP="00241E94">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 xml:space="preserve">Rainfall </w:t>
            </w:r>
          </w:p>
        </w:tc>
        <w:tc>
          <w:tcPr>
            <w:tcW w:w="1607" w:type="pct"/>
            <w:tcPrChange w:id="735" w:author="Mohammad Nayeem Hasan" w:date="2024-11-01T02:52:00Z" w16du:dateUtc="2024-10-31T20:52:00Z">
              <w:tcPr>
                <w:tcW w:w="1242" w:type="pct"/>
                <w:gridSpan w:val="2"/>
              </w:tcPr>
            </w:tcPrChange>
          </w:tcPr>
          <w:p w14:paraId="0595F6DC" w14:textId="4A479824" w:rsidR="00A56299" w:rsidRPr="00E603DE" w:rsidRDefault="00A56299" w:rsidP="00241E94">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0.99 (0.9</w:t>
            </w:r>
            <w:ins w:id="736" w:author="Mohammad Nayeem Hasan" w:date="2024-11-01T03:08:00Z" w16du:dateUtc="2024-10-31T21:08:00Z">
              <w:r w:rsidR="00BA27B9" w:rsidRPr="00E603DE">
                <w:rPr>
                  <w:rFonts w:ascii="Times New Roman" w:hAnsi="Times New Roman" w:cs="Times New Roman"/>
                  <w:sz w:val="24"/>
                  <w:szCs w:val="24"/>
                </w:rPr>
                <w:t>8</w:t>
              </w:r>
            </w:ins>
            <w:del w:id="737" w:author="Mohammad Nayeem Hasan" w:date="2024-11-01T03:08:00Z" w16du:dateUtc="2024-10-31T21:08:00Z">
              <w:r w:rsidRPr="00E603DE" w:rsidDel="00BA27B9">
                <w:rPr>
                  <w:rFonts w:ascii="Times New Roman" w:hAnsi="Times New Roman" w:cs="Times New Roman"/>
                  <w:sz w:val="24"/>
                  <w:szCs w:val="24"/>
                </w:rPr>
                <w:delText>9</w:delText>
              </w:r>
            </w:del>
            <w:r w:rsidRPr="00E603DE">
              <w:rPr>
                <w:rFonts w:ascii="Times New Roman" w:hAnsi="Times New Roman" w:cs="Times New Roman"/>
                <w:sz w:val="24"/>
                <w:szCs w:val="24"/>
              </w:rPr>
              <w:t xml:space="preserve"> – </w:t>
            </w:r>
            <w:ins w:id="738" w:author="Mohammad Nayeem Hasan" w:date="2024-11-01T03:08:00Z" w16du:dateUtc="2024-10-31T21:08:00Z">
              <w:r w:rsidR="00BA27B9" w:rsidRPr="00E603DE">
                <w:rPr>
                  <w:rFonts w:ascii="Times New Roman" w:hAnsi="Times New Roman" w:cs="Times New Roman"/>
                  <w:sz w:val="24"/>
                  <w:szCs w:val="24"/>
                </w:rPr>
                <w:t>0.99</w:t>
              </w:r>
            </w:ins>
            <w:del w:id="739" w:author="Mohammad Nayeem Hasan" w:date="2024-11-01T03:08:00Z" w16du:dateUtc="2024-10-31T21:08:00Z">
              <w:r w:rsidRPr="00E603DE" w:rsidDel="00BA27B9">
                <w:rPr>
                  <w:rFonts w:ascii="Times New Roman" w:hAnsi="Times New Roman" w:cs="Times New Roman"/>
                  <w:sz w:val="24"/>
                  <w:szCs w:val="24"/>
                </w:rPr>
                <w:delText>1.00</w:delText>
              </w:r>
            </w:del>
            <w:r w:rsidRPr="00E603DE">
              <w:rPr>
                <w:rFonts w:ascii="Times New Roman" w:hAnsi="Times New Roman" w:cs="Times New Roman"/>
                <w:sz w:val="24"/>
                <w:szCs w:val="24"/>
              </w:rPr>
              <w:t>)</w:t>
            </w:r>
          </w:p>
        </w:tc>
        <w:tc>
          <w:tcPr>
            <w:tcW w:w="1368" w:type="pct"/>
            <w:tcPrChange w:id="740" w:author="Mohammad Nayeem Hasan" w:date="2024-11-01T02:52:00Z" w16du:dateUtc="2024-10-31T20:52:00Z">
              <w:tcPr>
                <w:tcW w:w="1057" w:type="pct"/>
                <w:gridSpan w:val="2"/>
              </w:tcPr>
            </w:tcPrChange>
          </w:tcPr>
          <w:p w14:paraId="652C0D71" w14:textId="1E3BA8FD" w:rsidR="00A56299" w:rsidRPr="00E603DE" w:rsidRDefault="00A56299" w:rsidP="00241E94">
            <w:pPr>
              <w:spacing w:line="360" w:lineRule="auto"/>
              <w:jc w:val="both"/>
              <w:rPr>
                <w:rFonts w:ascii="Times New Roman" w:hAnsi="Times New Roman" w:cs="Times New Roman"/>
                <w:sz w:val="24"/>
                <w:szCs w:val="24"/>
              </w:rPr>
            </w:pPr>
            <w:ins w:id="741" w:author="Mohammad Nayeem Hasan" w:date="2024-11-01T02:56:00Z">
              <w:r w:rsidRPr="00E603DE">
                <w:rPr>
                  <w:rFonts w:ascii="Times New Roman" w:hAnsi="Times New Roman" w:cs="Times New Roman"/>
                  <w:sz w:val="24"/>
                  <w:szCs w:val="24"/>
                </w:rPr>
                <w:t>0.00</w:t>
              </w:r>
            </w:ins>
            <w:ins w:id="742" w:author="Mohammad Nayeem Hasan" w:date="2024-11-01T03:09:00Z" w16du:dateUtc="2024-10-31T21:09:00Z">
              <w:r w:rsidR="00BA27B9" w:rsidRPr="00E603DE">
                <w:rPr>
                  <w:rFonts w:ascii="Times New Roman" w:hAnsi="Times New Roman" w:cs="Times New Roman"/>
                  <w:sz w:val="24"/>
                  <w:szCs w:val="24"/>
                </w:rPr>
                <w:t>8</w:t>
              </w:r>
            </w:ins>
            <w:ins w:id="743" w:author="Mohammad Nayeem Hasan" w:date="2024-11-01T02:56:00Z">
              <w:r w:rsidRPr="00E603DE">
                <w:rPr>
                  <w:rFonts w:ascii="Times New Roman" w:hAnsi="Times New Roman" w:cs="Times New Roman"/>
                  <w:sz w:val="24"/>
                  <w:szCs w:val="24"/>
                </w:rPr>
                <w:t xml:space="preserve"> </w:t>
              </w:r>
            </w:ins>
            <w:del w:id="744" w:author="Mohammad Nayeem Hasan" w:date="2024-11-01T02:56:00Z" w16du:dateUtc="2024-10-31T20:56:00Z">
              <w:r w:rsidRPr="00E603DE" w:rsidDel="00A56299">
                <w:rPr>
                  <w:rFonts w:ascii="Times New Roman" w:hAnsi="Times New Roman" w:cs="Times New Roman"/>
                  <w:sz w:val="24"/>
                  <w:szCs w:val="24"/>
                </w:rPr>
                <w:delText>0.153</w:delText>
              </w:r>
            </w:del>
          </w:p>
        </w:tc>
      </w:tr>
      <w:tr w:rsidR="00A56299" w:rsidRPr="00E603DE" w14:paraId="7B165464" w14:textId="6C2E1145" w:rsidTr="00A56299">
        <w:trPr>
          <w:trPrChange w:id="745" w:author="Mohammad Nayeem Hasan" w:date="2024-11-01T02:52:00Z" w16du:dateUtc="2024-10-31T20:52:00Z">
            <w:trPr>
              <w:gridAfter w:val="0"/>
            </w:trPr>
          </w:trPrChange>
        </w:trPr>
        <w:tc>
          <w:tcPr>
            <w:tcW w:w="2025" w:type="pct"/>
            <w:tcPrChange w:id="746" w:author="Mohammad Nayeem Hasan" w:date="2024-11-01T02:52:00Z" w16du:dateUtc="2024-10-31T20:52:00Z">
              <w:tcPr>
                <w:tcW w:w="1566" w:type="pct"/>
              </w:tcPr>
            </w:tcPrChange>
          </w:tcPr>
          <w:p w14:paraId="0C4C920F" w14:textId="29C7A134" w:rsidR="00A56299" w:rsidRPr="00E603DE" w:rsidRDefault="00A56299" w:rsidP="00241E94">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Temperature</w:t>
            </w:r>
          </w:p>
        </w:tc>
        <w:tc>
          <w:tcPr>
            <w:tcW w:w="1607" w:type="pct"/>
            <w:tcPrChange w:id="747" w:author="Mohammad Nayeem Hasan" w:date="2024-11-01T02:52:00Z" w16du:dateUtc="2024-10-31T20:52:00Z">
              <w:tcPr>
                <w:tcW w:w="1242" w:type="pct"/>
                <w:gridSpan w:val="2"/>
              </w:tcPr>
            </w:tcPrChange>
          </w:tcPr>
          <w:p w14:paraId="0A085084" w14:textId="53A00B49" w:rsidR="00A56299" w:rsidRPr="00E603DE" w:rsidRDefault="00A56299" w:rsidP="00241E94">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0.99 (0.99 – 1.00)</w:t>
            </w:r>
          </w:p>
        </w:tc>
        <w:tc>
          <w:tcPr>
            <w:tcW w:w="1368" w:type="pct"/>
            <w:tcPrChange w:id="748" w:author="Mohammad Nayeem Hasan" w:date="2024-11-01T02:52:00Z" w16du:dateUtc="2024-10-31T20:52:00Z">
              <w:tcPr>
                <w:tcW w:w="1057" w:type="pct"/>
                <w:gridSpan w:val="2"/>
              </w:tcPr>
            </w:tcPrChange>
          </w:tcPr>
          <w:p w14:paraId="7C0586EE" w14:textId="446B424F" w:rsidR="00A56299" w:rsidRPr="00E603DE" w:rsidRDefault="00A56299" w:rsidP="00241E94">
            <w:pPr>
              <w:spacing w:line="360" w:lineRule="auto"/>
              <w:jc w:val="both"/>
              <w:rPr>
                <w:rFonts w:ascii="Times New Roman" w:hAnsi="Times New Roman" w:cs="Times New Roman"/>
                <w:sz w:val="24"/>
                <w:szCs w:val="24"/>
              </w:rPr>
            </w:pPr>
            <w:ins w:id="749" w:author="Mohammad Nayeem Hasan" w:date="2024-11-01T02:56:00Z">
              <w:r w:rsidRPr="00E603DE">
                <w:rPr>
                  <w:rFonts w:ascii="Times New Roman" w:hAnsi="Times New Roman" w:cs="Times New Roman"/>
                  <w:sz w:val="24"/>
                  <w:szCs w:val="24"/>
                </w:rPr>
                <w:t xml:space="preserve">0.570 </w:t>
              </w:r>
            </w:ins>
            <w:del w:id="750" w:author="Mohammad Nayeem Hasan" w:date="2024-11-01T02:56:00Z" w16du:dateUtc="2024-10-31T20:56:00Z">
              <w:r w:rsidRPr="00E603DE" w:rsidDel="00A56299">
                <w:rPr>
                  <w:rFonts w:ascii="Times New Roman" w:hAnsi="Times New Roman" w:cs="Times New Roman"/>
                  <w:sz w:val="24"/>
                  <w:szCs w:val="24"/>
                </w:rPr>
                <w:delText>0.953</w:delText>
              </w:r>
            </w:del>
          </w:p>
        </w:tc>
      </w:tr>
      <w:tr w:rsidR="00A56299" w:rsidRPr="00E603DE" w14:paraId="60190693" w14:textId="1CB60266" w:rsidTr="00A56299">
        <w:trPr>
          <w:trHeight w:val="179"/>
          <w:trPrChange w:id="751" w:author="Mohammad Nayeem Hasan" w:date="2024-11-01T02:52:00Z" w16du:dateUtc="2024-10-31T20:52:00Z">
            <w:trPr>
              <w:gridAfter w:val="0"/>
              <w:trHeight w:val="179"/>
            </w:trPr>
          </w:trPrChange>
        </w:trPr>
        <w:tc>
          <w:tcPr>
            <w:tcW w:w="2025" w:type="pct"/>
            <w:tcPrChange w:id="752" w:author="Mohammad Nayeem Hasan" w:date="2024-11-01T02:52:00Z" w16du:dateUtc="2024-10-31T20:52:00Z">
              <w:tcPr>
                <w:tcW w:w="1566" w:type="pct"/>
              </w:tcPr>
            </w:tcPrChange>
          </w:tcPr>
          <w:p w14:paraId="470A96B1" w14:textId="26C984E0" w:rsidR="00A56299" w:rsidRPr="00E603DE" w:rsidRDefault="00A56299" w:rsidP="00241E94">
            <w:pPr>
              <w:spacing w:line="360" w:lineRule="auto"/>
              <w:jc w:val="both"/>
              <w:rPr>
                <w:rFonts w:ascii="Times New Roman" w:hAnsi="Times New Roman" w:cs="Times New Roman"/>
                <w:b/>
                <w:bCs/>
                <w:sz w:val="24"/>
                <w:szCs w:val="24"/>
              </w:rPr>
            </w:pPr>
            <w:r w:rsidRPr="00E603DE">
              <w:rPr>
                <w:rFonts w:ascii="Times New Roman" w:hAnsi="Times New Roman" w:cs="Times New Roman"/>
                <w:b/>
                <w:bCs/>
                <w:sz w:val="24"/>
                <w:szCs w:val="24"/>
              </w:rPr>
              <w:t>Season</w:t>
            </w:r>
          </w:p>
        </w:tc>
        <w:tc>
          <w:tcPr>
            <w:tcW w:w="1607" w:type="pct"/>
            <w:tcPrChange w:id="753" w:author="Mohammad Nayeem Hasan" w:date="2024-11-01T02:52:00Z" w16du:dateUtc="2024-10-31T20:52:00Z">
              <w:tcPr>
                <w:tcW w:w="1242" w:type="pct"/>
                <w:gridSpan w:val="2"/>
              </w:tcPr>
            </w:tcPrChange>
          </w:tcPr>
          <w:p w14:paraId="4B8F5E92" w14:textId="77777777" w:rsidR="00A56299" w:rsidRPr="00E603DE" w:rsidRDefault="00A56299" w:rsidP="00241E94">
            <w:pPr>
              <w:spacing w:line="360" w:lineRule="auto"/>
              <w:jc w:val="both"/>
              <w:rPr>
                <w:rFonts w:ascii="Times New Roman" w:hAnsi="Times New Roman" w:cs="Times New Roman"/>
                <w:sz w:val="24"/>
                <w:szCs w:val="24"/>
              </w:rPr>
            </w:pPr>
          </w:p>
        </w:tc>
        <w:tc>
          <w:tcPr>
            <w:tcW w:w="1368" w:type="pct"/>
            <w:tcPrChange w:id="754" w:author="Mohammad Nayeem Hasan" w:date="2024-11-01T02:52:00Z" w16du:dateUtc="2024-10-31T20:52:00Z">
              <w:tcPr>
                <w:tcW w:w="1057" w:type="pct"/>
                <w:gridSpan w:val="2"/>
              </w:tcPr>
            </w:tcPrChange>
          </w:tcPr>
          <w:p w14:paraId="562BE958" w14:textId="41064406" w:rsidR="00A56299" w:rsidRPr="00E603DE" w:rsidRDefault="00A56299" w:rsidP="00241E94">
            <w:pPr>
              <w:spacing w:line="360" w:lineRule="auto"/>
              <w:jc w:val="both"/>
              <w:rPr>
                <w:rFonts w:ascii="Times New Roman" w:hAnsi="Times New Roman" w:cs="Times New Roman"/>
                <w:sz w:val="24"/>
                <w:szCs w:val="24"/>
              </w:rPr>
            </w:pPr>
          </w:p>
        </w:tc>
      </w:tr>
      <w:tr w:rsidR="00A56299" w:rsidRPr="00E603DE" w14:paraId="41C95B09" w14:textId="5B2E4EBA" w:rsidTr="00A56299">
        <w:trPr>
          <w:trPrChange w:id="755" w:author="Mohammad Nayeem Hasan" w:date="2024-11-01T02:52:00Z" w16du:dateUtc="2024-10-31T20:52:00Z">
            <w:trPr>
              <w:gridAfter w:val="0"/>
            </w:trPr>
          </w:trPrChange>
        </w:trPr>
        <w:tc>
          <w:tcPr>
            <w:tcW w:w="2025" w:type="pct"/>
            <w:tcPrChange w:id="756" w:author="Mohammad Nayeem Hasan" w:date="2024-11-01T02:52:00Z" w16du:dateUtc="2024-10-31T20:52:00Z">
              <w:tcPr>
                <w:tcW w:w="1566" w:type="pct"/>
              </w:tcPr>
            </w:tcPrChange>
          </w:tcPr>
          <w:p w14:paraId="284AD499" w14:textId="637B344D" w:rsidR="00A56299" w:rsidRPr="00E603DE" w:rsidRDefault="00A56299" w:rsidP="00241E94">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Rainy</w:t>
            </w:r>
          </w:p>
        </w:tc>
        <w:tc>
          <w:tcPr>
            <w:tcW w:w="1607" w:type="pct"/>
            <w:tcPrChange w:id="757" w:author="Mohammad Nayeem Hasan" w:date="2024-11-01T02:52:00Z" w16du:dateUtc="2024-10-31T20:52:00Z">
              <w:tcPr>
                <w:tcW w:w="1242" w:type="pct"/>
                <w:gridSpan w:val="2"/>
              </w:tcPr>
            </w:tcPrChange>
          </w:tcPr>
          <w:p w14:paraId="4225A747" w14:textId="6094423C" w:rsidR="00A56299" w:rsidRPr="00E603DE" w:rsidRDefault="00A56299" w:rsidP="00241E94">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1.</w:t>
            </w:r>
            <w:ins w:id="758" w:author="Mohammad Nayeem Hasan" w:date="2024-11-01T03:07:00Z" w16du:dateUtc="2024-10-31T21:07:00Z">
              <w:r w:rsidR="00BA27B9" w:rsidRPr="00E603DE">
                <w:rPr>
                  <w:rFonts w:ascii="Times New Roman" w:hAnsi="Times New Roman" w:cs="Times New Roman"/>
                  <w:sz w:val="24"/>
                  <w:szCs w:val="24"/>
                </w:rPr>
                <w:t>21</w:t>
              </w:r>
            </w:ins>
            <w:del w:id="759" w:author="Mohammad Nayeem Hasan" w:date="2024-11-01T03:07:00Z" w16du:dateUtc="2024-10-31T21:07:00Z">
              <w:r w:rsidRPr="00E603DE" w:rsidDel="00BA27B9">
                <w:rPr>
                  <w:rFonts w:ascii="Times New Roman" w:hAnsi="Times New Roman" w:cs="Times New Roman"/>
                  <w:sz w:val="24"/>
                  <w:szCs w:val="24"/>
                </w:rPr>
                <w:delText>01</w:delText>
              </w:r>
            </w:del>
            <w:r w:rsidRPr="00E603DE">
              <w:rPr>
                <w:rFonts w:ascii="Times New Roman" w:hAnsi="Times New Roman" w:cs="Times New Roman"/>
                <w:sz w:val="24"/>
                <w:szCs w:val="24"/>
              </w:rPr>
              <w:t xml:space="preserve"> (0.9</w:t>
            </w:r>
            <w:ins w:id="760" w:author="Mohammad Nayeem Hasan" w:date="2024-11-01T03:08:00Z" w16du:dateUtc="2024-10-31T21:08:00Z">
              <w:r w:rsidR="00BA27B9" w:rsidRPr="00E603DE">
                <w:rPr>
                  <w:rFonts w:ascii="Times New Roman" w:hAnsi="Times New Roman" w:cs="Times New Roman"/>
                  <w:sz w:val="24"/>
                  <w:szCs w:val="24"/>
                </w:rPr>
                <w:t>9</w:t>
              </w:r>
            </w:ins>
            <w:del w:id="761" w:author="Mohammad Nayeem Hasan" w:date="2024-11-01T03:08:00Z" w16du:dateUtc="2024-10-31T21:08:00Z">
              <w:r w:rsidRPr="00E603DE" w:rsidDel="00BA27B9">
                <w:rPr>
                  <w:rFonts w:ascii="Times New Roman" w:hAnsi="Times New Roman" w:cs="Times New Roman"/>
                  <w:sz w:val="24"/>
                  <w:szCs w:val="24"/>
                </w:rPr>
                <w:delText>2</w:delText>
              </w:r>
            </w:del>
            <w:r w:rsidRPr="00E603DE">
              <w:rPr>
                <w:rFonts w:ascii="Times New Roman" w:hAnsi="Times New Roman" w:cs="Times New Roman"/>
                <w:sz w:val="24"/>
                <w:szCs w:val="24"/>
              </w:rPr>
              <w:t>-1.4</w:t>
            </w:r>
            <w:ins w:id="762" w:author="Mohammad Nayeem Hasan" w:date="2024-11-01T03:09:00Z" w16du:dateUtc="2024-10-31T21:09:00Z">
              <w:r w:rsidR="00BA27B9" w:rsidRPr="00E603DE">
                <w:rPr>
                  <w:rFonts w:ascii="Times New Roman" w:hAnsi="Times New Roman" w:cs="Times New Roman"/>
                  <w:sz w:val="24"/>
                  <w:szCs w:val="24"/>
                </w:rPr>
                <w:t>7</w:t>
              </w:r>
            </w:ins>
            <w:del w:id="763" w:author="Mohammad Nayeem Hasan" w:date="2024-11-01T03:09:00Z" w16du:dateUtc="2024-10-31T21:09:00Z">
              <w:r w:rsidRPr="00E603DE" w:rsidDel="00BA27B9">
                <w:rPr>
                  <w:rFonts w:ascii="Times New Roman" w:hAnsi="Times New Roman" w:cs="Times New Roman"/>
                  <w:sz w:val="24"/>
                  <w:szCs w:val="24"/>
                </w:rPr>
                <w:delText>0</w:delText>
              </w:r>
            </w:del>
            <w:r w:rsidRPr="00E603DE">
              <w:rPr>
                <w:rFonts w:ascii="Times New Roman" w:hAnsi="Times New Roman" w:cs="Times New Roman"/>
                <w:sz w:val="24"/>
                <w:szCs w:val="24"/>
              </w:rPr>
              <w:t>)</w:t>
            </w:r>
          </w:p>
        </w:tc>
        <w:tc>
          <w:tcPr>
            <w:tcW w:w="1368" w:type="pct"/>
            <w:tcPrChange w:id="764" w:author="Mohammad Nayeem Hasan" w:date="2024-11-01T02:52:00Z" w16du:dateUtc="2024-10-31T20:52:00Z">
              <w:tcPr>
                <w:tcW w:w="1057" w:type="pct"/>
                <w:gridSpan w:val="2"/>
              </w:tcPr>
            </w:tcPrChange>
          </w:tcPr>
          <w:p w14:paraId="398F1946" w14:textId="219D3D44" w:rsidR="00A56299" w:rsidRPr="00E603DE" w:rsidRDefault="00A56299" w:rsidP="00241E94">
            <w:pPr>
              <w:spacing w:line="360" w:lineRule="auto"/>
              <w:jc w:val="both"/>
              <w:rPr>
                <w:rFonts w:ascii="Times New Roman" w:hAnsi="Times New Roman" w:cs="Times New Roman"/>
                <w:sz w:val="24"/>
                <w:szCs w:val="24"/>
              </w:rPr>
            </w:pPr>
            <w:ins w:id="765" w:author="Mohammad Nayeem Hasan" w:date="2024-11-01T02:56:00Z">
              <w:r w:rsidRPr="00E603DE">
                <w:rPr>
                  <w:rFonts w:ascii="Times New Roman" w:hAnsi="Times New Roman" w:cs="Times New Roman"/>
                  <w:sz w:val="24"/>
                  <w:szCs w:val="24"/>
                </w:rPr>
                <w:t>0.062</w:t>
              </w:r>
            </w:ins>
            <w:del w:id="766" w:author="Mohammad Nayeem Hasan" w:date="2024-11-01T02:56:00Z" w16du:dateUtc="2024-10-31T20:56:00Z">
              <w:r w:rsidRPr="00E603DE" w:rsidDel="00A56299">
                <w:rPr>
                  <w:rFonts w:ascii="Times New Roman" w:hAnsi="Times New Roman" w:cs="Times New Roman"/>
                  <w:sz w:val="24"/>
                  <w:szCs w:val="24"/>
                </w:rPr>
                <w:delText>0.242</w:delText>
              </w:r>
            </w:del>
          </w:p>
        </w:tc>
      </w:tr>
      <w:tr w:rsidR="00A56299" w:rsidRPr="00E603DE" w14:paraId="2E12175F" w14:textId="735293F8" w:rsidTr="00A56299">
        <w:trPr>
          <w:trPrChange w:id="767" w:author="Mohammad Nayeem Hasan" w:date="2024-11-01T02:52:00Z" w16du:dateUtc="2024-10-31T20:52:00Z">
            <w:trPr>
              <w:gridAfter w:val="0"/>
            </w:trPr>
          </w:trPrChange>
        </w:trPr>
        <w:tc>
          <w:tcPr>
            <w:tcW w:w="2025" w:type="pct"/>
            <w:tcPrChange w:id="768" w:author="Mohammad Nayeem Hasan" w:date="2024-11-01T02:52:00Z" w16du:dateUtc="2024-10-31T20:52:00Z">
              <w:tcPr>
                <w:tcW w:w="1566" w:type="pct"/>
              </w:tcPr>
            </w:tcPrChange>
          </w:tcPr>
          <w:p w14:paraId="5FE4EE85" w14:textId="48109BA7" w:rsidR="00A56299" w:rsidRPr="00E603DE" w:rsidRDefault="00A56299" w:rsidP="00241E94">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Winter</w:t>
            </w:r>
          </w:p>
        </w:tc>
        <w:tc>
          <w:tcPr>
            <w:tcW w:w="1607" w:type="pct"/>
            <w:tcPrChange w:id="769" w:author="Mohammad Nayeem Hasan" w:date="2024-11-01T02:52:00Z" w16du:dateUtc="2024-10-31T20:52:00Z">
              <w:tcPr>
                <w:tcW w:w="1242" w:type="pct"/>
                <w:gridSpan w:val="2"/>
              </w:tcPr>
            </w:tcPrChange>
          </w:tcPr>
          <w:p w14:paraId="64B7FD76" w14:textId="47146FFB" w:rsidR="00A56299" w:rsidRPr="00E603DE" w:rsidRDefault="00A56299" w:rsidP="00241E94">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1.</w:t>
            </w:r>
            <w:ins w:id="770" w:author="Mohammad Nayeem Hasan" w:date="2024-11-01T03:07:00Z" w16du:dateUtc="2024-10-31T21:07:00Z">
              <w:r w:rsidR="00BA27B9" w:rsidRPr="00E603DE">
                <w:rPr>
                  <w:rFonts w:ascii="Times New Roman" w:hAnsi="Times New Roman" w:cs="Times New Roman"/>
                  <w:sz w:val="24"/>
                  <w:szCs w:val="24"/>
                </w:rPr>
                <w:t>18</w:t>
              </w:r>
            </w:ins>
            <w:del w:id="771" w:author="Mohammad Nayeem Hasan" w:date="2024-11-01T03:07:00Z" w16du:dateUtc="2024-10-31T21:07:00Z">
              <w:r w:rsidRPr="00E603DE" w:rsidDel="00BA27B9">
                <w:rPr>
                  <w:rFonts w:ascii="Times New Roman" w:hAnsi="Times New Roman" w:cs="Times New Roman"/>
                  <w:sz w:val="24"/>
                  <w:szCs w:val="24"/>
                </w:rPr>
                <w:delText>34</w:delText>
              </w:r>
            </w:del>
            <w:r w:rsidRPr="00E603DE">
              <w:rPr>
                <w:rFonts w:ascii="Times New Roman" w:hAnsi="Times New Roman" w:cs="Times New Roman"/>
                <w:sz w:val="24"/>
                <w:szCs w:val="24"/>
              </w:rPr>
              <w:t xml:space="preserve"> (</w:t>
            </w:r>
            <w:ins w:id="772" w:author="Mohammad Nayeem Hasan" w:date="2024-11-01T03:09:00Z" w16du:dateUtc="2024-10-31T21:09:00Z">
              <w:r w:rsidR="00BA27B9" w:rsidRPr="00E603DE">
                <w:rPr>
                  <w:rFonts w:ascii="Times New Roman" w:hAnsi="Times New Roman" w:cs="Times New Roman"/>
                  <w:sz w:val="24"/>
                  <w:szCs w:val="24"/>
                </w:rPr>
                <w:t>0.82</w:t>
              </w:r>
            </w:ins>
            <w:del w:id="773" w:author="Mohammad Nayeem Hasan" w:date="2024-11-01T03:09:00Z" w16du:dateUtc="2024-10-31T21:09:00Z">
              <w:r w:rsidRPr="00E603DE" w:rsidDel="00BA27B9">
                <w:rPr>
                  <w:rFonts w:ascii="Times New Roman" w:hAnsi="Times New Roman" w:cs="Times New Roman"/>
                  <w:sz w:val="24"/>
                  <w:szCs w:val="24"/>
                </w:rPr>
                <w:delText>1.18</w:delText>
              </w:r>
            </w:del>
            <w:r w:rsidRPr="00E603DE">
              <w:rPr>
                <w:rFonts w:ascii="Times New Roman" w:hAnsi="Times New Roman" w:cs="Times New Roman"/>
                <w:sz w:val="24"/>
                <w:szCs w:val="24"/>
              </w:rPr>
              <w:t>-1.7</w:t>
            </w:r>
            <w:ins w:id="774" w:author="Mohammad Nayeem Hasan" w:date="2024-11-01T03:09:00Z" w16du:dateUtc="2024-10-31T21:09:00Z">
              <w:r w:rsidR="00BA27B9" w:rsidRPr="00E603DE">
                <w:rPr>
                  <w:rFonts w:ascii="Times New Roman" w:hAnsi="Times New Roman" w:cs="Times New Roman"/>
                  <w:sz w:val="24"/>
                  <w:szCs w:val="24"/>
                </w:rPr>
                <w:t>0</w:t>
              </w:r>
            </w:ins>
            <w:del w:id="775" w:author="Mohammad Nayeem Hasan" w:date="2024-11-01T03:09:00Z" w16du:dateUtc="2024-10-31T21:09:00Z">
              <w:r w:rsidRPr="00E603DE" w:rsidDel="00BA27B9">
                <w:rPr>
                  <w:rFonts w:ascii="Times New Roman" w:hAnsi="Times New Roman" w:cs="Times New Roman"/>
                  <w:sz w:val="24"/>
                  <w:szCs w:val="24"/>
                </w:rPr>
                <w:delText>9</w:delText>
              </w:r>
            </w:del>
            <w:r w:rsidRPr="00E603DE">
              <w:rPr>
                <w:rFonts w:ascii="Times New Roman" w:hAnsi="Times New Roman" w:cs="Times New Roman"/>
                <w:sz w:val="24"/>
                <w:szCs w:val="24"/>
              </w:rPr>
              <w:t>)</w:t>
            </w:r>
          </w:p>
        </w:tc>
        <w:tc>
          <w:tcPr>
            <w:tcW w:w="1368" w:type="pct"/>
            <w:tcPrChange w:id="776" w:author="Mohammad Nayeem Hasan" w:date="2024-11-01T02:52:00Z" w16du:dateUtc="2024-10-31T20:52:00Z">
              <w:tcPr>
                <w:tcW w:w="1057" w:type="pct"/>
                <w:gridSpan w:val="2"/>
              </w:tcPr>
            </w:tcPrChange>
          </w:tcPr>
          <w:p w14:paraId="01838857" w14:textId="3FCCFD92" w:rsidR="00A56299" w:rsidRPr="00E603DE" w:rsidRDefault="00A56299" w:rsidP="00241E94">
            <w:pPr>
              <w:spacing w:line="360" w:lineRule="auto"/>
              <w:jc w:val="both"/>
              <w:rPr>
                <w:rFonts w:ascii="Times New Roman" w:hAnsi="Times New Roman" w:cs="Times New Roman"/>
                <w:sz w:val="24"/>
                <w:szCs w:val="24"/>
              </w:rPr>
            </w:pPr>
            <w:ins w:id="777" w:author="Mohammad Nayeem Hasan" w:date="2024-11-01T02:56:00Z">
              <w:r w:rsidRPr="00E603DE">
                <w:rPr>
                  <w:rFonts w:ascii="Times New Roman" w:hAnsi="Times New Roman" w:cs="Times New Roman"/>
                  <w:sz w:val="24"/>
                  <w:szCs w:val="24"/>
                </w:rPr>
                <w:t>0.</w:t>
              </w:r>
            </w:ins>
            <w:ins w:id="778" w:author="Mohammad Nayeem Hasan" w:date="2024-11-01T03:09:00Z" w16du:dateUtc="2024-10-31T21:09:00Z">
              <w:r w:rsidR="00BA27B9" w:rsidRPr="00E603DE">
                <w:rPr>
                  <w:rFonts w:ascii="Times New Roman" w:hAnsi="Times New Roman" w:cs="Times New Roman"/>
                  <w:sz w:val="24"/>
                  <w:szCs w:val="24"/>
                </w:rPr>
                <w:t>370</w:t>
              </w:r>
            </w:ins>
            <w:del w:id="779" w:author="Mohammad Nayeem Hasan" w:date="2024-11-01T02:56:00Z" w16du:dateUtc="2024-10-31T20:56:00Z">
              <w:r w:rsidRPr="00E603DE" w:rsidDel="00A56299">
                <w:rPr>
                  <w:rFonts w:ascii="Times New Roman" w:hAnsi="Times New Roman" w:cs="Times New Roman"/>
                  <w:sz w:val="24"/>
                  <w:szCs w:val="24"/>
                </w:rPr>
                <w:delText>&lt;0.001</w:delText>
              </w:r>
            </w:del>
          </w:p>
        </w:tc>
      </w:tr>
      <w:tr w:rsidR="00A56299" w:rsidRPr="00E603DE" w14:paraId="28C89302" w14:textId="6A897E28" w:rsidTr="00A56299">
        <w:trPr>
          <w:trPrChange w:id="780" w:author="Mohammad Nayeem Hasan" w:date="2024-11-01T02:52:00Z" w16du:dateUtc="2024-10-31T20:52:00Z">
            <w:trPr>
              <w:gridAfter w:val="0"/>
            </w:trPr>
          </w:trPrChange>
        </w:trPr>
        <w:tc>
          <w:tcPr>
            <w:tcW w:w="2025" w:type="pct"/>
            <w:tcPrChange w:id="781" w:author="Mohammad Nayeem Hasan" w:date="2024-11-01T02:52:00Z" w16du:dateUtc="2024-10-31T20:52:00Z">
              <w:tcPr>
                <w:tcW w:w="1566" w:type="pct"/>
              </w:tcPr>
            </w:tcPrChange>
          </w:tcPr>
          <w:p w14:paraId="460AB1B0" w14:textId="6692AA41" w:rsidR="00A56299" w:rsidRPr="00E603DE" w:rsidRDefault="00A56299" w:rsidP="00241E94">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Pre-monsoon</w:t>
            </w:r>
          </w:p>
        </w:tc>
        <w:tc>
          <w:tcPr>
            <w:tcW w:w="1607" w:type="pct"/>
            <w:tcPrChange w:id="782" w:author="Mohammad Nayeem Hasan" w:date="2024-11-01T02:52:00Z" w16du:dateUtc="2024-10-31T20:52:00Z">
              <w:tcPr>
                <w:tcW w:w="1242" w:type="pct"/>
                <w:gridSpan w:val="2"/>
              </w:tcPr>
            </w:tcPrChange>
          </w:tcPr>
          <w:p w14:paraId="622B7C1B" w14:textId="7DC80B28" w:rsidR="00A56299" w:rsidRPr="00E603DE" w:rsidRDefault="00A56299" w:rsidP="00241E94">
            <w:pPr>
              <w:spacing w:line="360" w:lineRule="auto"/>
              <w:jc w:val="both"/>
              <w:rPr>
                <w:rFonts w:ascii="Times New Roman" w:hAnsi="Times New Roman" w:cs="Times New Roman"/>
                <w:sz w:val="24"/>
                <w:szCs w:val="24"/>
              </w:rPr>
            </w:pPr>
            <w:r w:rsidRPr="00E603DE">
              <w:rPr>
                <w:rFonts w:ascii="Times New Roman" w:hAnsi="Times New Roman" w:cs="Times New Roman"/>
                <w:sz w:val="24"/>
                <w:szCs w:val="24"/>
              </w:rPr>
              <w:t>Reference</w:t>
            </w:r>
          </w:p>
        </w:tc>
        <w:tc>
          <w:tcPr>
            <w:tcW w:w="1368" w:type="pct"/>
            <w:tcPrChange w:id="783" w:author="Mohammad Nayeem Hasan" w:date="2024-11-01T02:52:00Z" w16du:dateUtc="2024-10-31T20:52:00Z">
              <w:tcPr>
                <w:tcW w:w="1057" w:type="pct"/>
                <w:gridSpan w:val="2"/>
              </w:tcPr>
            </w:tcPrChange>
          </w:tcPr>
          <w:p w14:paraId="39450B20" w14:textId="77777777" w:rsidR="00A56299" w:rsidRPr="00E603DE" w:rsidRDefault="00A56299" w:rsidP="00241E94">
            <w:pPr>
              <w:spacing w:line="360" w:lineRule="auto"/>
              <w:jc w:val="both"/>
              <w:rPr>
                <w:rFonts w:ascii="Times New Roman" w:hAnsi="Times New Roman" w:cs="Times New Roman"/>
                <w:sz w:val="24"/>
                <w:szCs w:val="24"/>
              </w:rPr>
            </w:pPr>
          </w:p>
        </w:tc>
      </w:tr>
      <w:tr w:rsidR="00924EC8" w:rsidRPr="00924EC8" w14:paraId="74C259C8" w14:textId="77777777" w:rsidTr="00A56299">
        <w:trPr>
          <w:ins w:id="784" w:author="Mohammad Nayeem Hasan" w:date="2024-11-01T20:54:00Z" w16du:dateUtc="2024-11-01T14:54:00Z"/>
        </w:trPr>
        <w:tc>
          <w:tcPr>
            <w:tcW w:w="2025" w:type="pct"/>
          </w:tcPr>
          <w:p w14:paraId="253D1C60" w14:textId="77777777" w:rsidR="00924EC8" w:rsidRPr="00E603DE" w:rsidRDefault="00924EC8" w:rsidP="00241E94">
            <w:pPr>
              <w:spacing w:line="360" w:lineRule="auto"/>
              <w:jc w:val="both"/>
              <w:rPr>
                <w:ins w:id="785" w:author="Mohammad Nayeem Hasan" w:date="2024-11-01T20:54:00Z" w16du:dateUtc="2024-11-01T14:54:00Z"/>
                <w:rFonts w:ascii="Times New Roman" w:hAnsi="Times New Roman" w:cs="Times New Roman"/>
                <w:sz w:val="24"/>
                <w:szCs w:val="24"/>
              </w:rPr>
            </w:pPr>
          </w:p>
        </w:tc>
        <w:tc>
          <w:tcPr>
            <w:tcW w:w="1607" w:type="pct"/>
          </w:tcPr>
          <w:p w14:paraId="34765ADA" w14:textId="77777777" w:rsidR="00924EC8" w:rsidRPr="00E603DE" w:rsidRDefault="00924EC8" w:rsidP="00241E94">
            <w:pPr>
              <w:spacing w:line="360" w:lineRule="auto"/>
              <w:jc w:val="both"/>
              <w:rPr>
                <w:ins w:id="786" w:author="Mohammad Nayeem Hasan" w:date="2024-11-01T20:54:00Z" w16du:dateUtc="2024-11-01T14:54:00Z"/>
                <w:rFonts w:ascii="Times New Roman" w:hAnsi="Times New Roman" w:cs="Times New Roman"/>
                <w:sz w:val="24"/>
                <w:szCs w:val="24"/>
              </w:rPr>
            </w:pPr>
          </w:p>
        </w:tc>
        <w:tc>
          <w:tcPr>
            <w:tcW w:w="1368" w:type="pct"/>
          </w:tcPr>
          <w:p w14:paraId="3B883E14" w14:textId="77777777" w:rsidR="00924EC8" w:rsidRPr="00E603DE" w:rsidRDefault="00924EC8" w:rsidP="00241E94">
            <w:pPr>
              <w:spacing w:line="360" w:lineRule="auto"/>
              <w:jc w:val="both"/>
              <w:rPr>
                <w:ins w:id="787" w:author="Mohammad Nayeem Hasan" w:date="2024-11-01T20:54:00Z" w16du:dateUtc="2024-11-01T14:54:00Z"/>
                <w:rFonts w:ascii="Times New Roman" w:hAnsi="Times New Roman" w:cs="Times New Roman"/>
                <w:sz w:val="24"/>
                <w:szCs w:val="24"/>
              </w:rPr>
            </w:pPr>
          </w:p>
        </w:tc>
      </w:tr>
      <w:tr w:rsidR="00924EC8" w:rsidRPr="00924EC8" w14:paraId="154A258A" w14:textId="77777777" w:rsidTr="00A56299">
        <w:trPr>
          <w:ins w:id="788" w:author="Mohammad Nayeem Hasan" w:date="2024-11-01T20:53:00Z" w16du:dateUtc="2024-11-01T14:53:00Z"/>
        </w:trPr>
        <w:tc>
          <w:tcPr>
            <w:tcW w:w="2025" w:type="pct"/>
          </w:tcPr>
          <w:p w14:paraId="4A29DE48" w14:textId="0A0CD236" w:rsidR="00924EC8" w:rsidRPr="008F3EBD" w:rsidRDefault="00924EC8" w:rsidP="00241E94">
            <w:pPr>
              <w:spacing w:line="360" w:lineRule="auto"/>
              <w:jc w:val="both"/>
              <w:rPr>
                <w:ins w:id="789" w:author="Mohammad Nayeem Hasan" w:date="2024-11-01T20:53:00Z" w16du:dateUtc="2024-11-01T14:53:00Z"/>
                <w:rFonts w:ascii="Times New Roman" w:hAnsi="Times New Roman" w:cs="Times New Roman"/>
                <w:b/>
                <w:bCs/>
                <w:sz w:val="24"/>
                <w:szCs w:val="24"/>
                <w:rPrChange w:id="790" w:author="Mohammad Nayeem Hasan" w:date="2024-11-01T20:55:00Z" w16du:dateUtc="2024-11-01T14:55:00Z">
                  <w:rPr>
                    <w:ins w:id="791" w:author="Mohammad Nayeem Hasan" w:date="2024-11-01T20:53:00Z" w16du:dateUtc="2024-11-01T14:53:00Z"/>
                    <w:rFonts w:ascii="Times New Roman" w:hAnsi="Times New Roman" w:cs="Times New Roman"/>
                    <w:sz w:val="24"/>
                    <w:szCs w:val="24"/>
                  </w:rPr>
                </w:rPrChange>
              </w:rPr>
            </w:pPr>
            <w:ins w:id="792" w:author="Mohammad Nayeem Hasan" w:date="2024-11-01T20:54:00Z" w16du:dateUtc="2024-11-01T14:54:00Z">
              <w:r w:rsidRPr="008F3EBD">
                <w:rPr>
                  <w:rFonts w:ascii="Times New Roman" w:hAnsi="Times New Roman" w:cs="Times New Roman"/>
                  <w:b/>
                  <w:bCs/>
                  <w:sz w:val="24"/>
                  <w:szCs w:val="24"/>
                  <w:rPrChange w:id="793" w:author="Mohammad Nayeem Hasan" w:date="2024-11-01T20:55:00Z" w16du:dateUtc="2024-11-01T14:55:00Z">
                    <w:rPr>
                      <w:rFonts w:ascii="Times New Roman" w:hAnsi="Times New Roman" w:cs="Times New Roman"/>
                      <w:sz w:val="24"/>
                      <w:szCs w:val="24"/>
                    </w:rPr>
                  </w:rPrChange>
                </w:rPr>
                <w:t>Model Performance:</w:t>
              </w:r>
            </w:ins>
          </w:p>
        </w:tc>
        <w:tc>
          <w:tcPr>
            <w:tcW w:w="1607" w:type="pct"/>
          </w:tcPr>
          <w:p w14:paraId="43415CE1" w14:textId="77777777" w:rsidR="00924EC8" w:rsidRPr="00E603DE" w:rsidRDefault="00924EC8" w:rsidP="00241E94">
            <w:pPr>
              <w:spacing w:line="360" w:lineRule="auto"/>
              <w:jc w:val="both"/>
              <w:rPr>
                <w:ins w:id="794" w:author="Mohammad Nayeem Hasan" w:date="2024-11-01T20:53:00Z" w16du:dateUtc="2024-11-01T14:53:00Z"/>
                <w:rFonts w:ascii="Times New Roman" w:hAnsi="Times New Roman" w:cs="Times New Roman"/>
                <w:sz w:val="24"/>
                <w:szCs w:val="24"/>
              </w:rPr>
            </w:pPr>
          </w:p>
        </w:tc>
        <w:tc>
          <w:tcPr>
            <w:tcW w:w="1368" w:type="pct"/>
          </w:tcPr>
          <w:p w14:paraId="3D94ECB8" w14:textId="77777777" w:rsidR="00924EC8" w:rsidRPr="00E603DE" w:rsidRDefault="00924EC8" w:rsidP="00241E94">
            <w:pPr>
              <w:spacing w:line="360" w:lineRule="auto"/>
              <w:jc w:val="both"/>
              <w:rPr>
                <w:ins w:id="795" w:author="Mohammad Nayeem Hasan" w:date="2024-11-01T20:53:00Z" w16du:dateUtc="2024-11-01T14:53:00Z"/>
                <w:rFonts w:ascii="Times New Roman" w:hAnsi="Times New Roman" w:cs="Times New Roman"/>
                <w:sz w:val="24"/>
                <w:szCs w:val="24"/>
              </w:rPr>
            </w:pPr>
          </w:p>
        </w:tc>
      </w:tr>
      <w:tr w:rsidR="00924EC8" w:rsidRPr="00924EC8" w14:paraId="74916839" w14:textId="77777777" w:rsidTr="00A56299">
        <w:trPr>
          <w:ins w:id="796" w:author="Mohammad Nayeem Hasan" w:date="2024-11-01T20:54:00Z" w16du:dateUtc="2024-11-01T14:54:00Z"/>
        </w:trPr>
        <w:tc>
          <w:tcPr>
            <w:tcW w:w="2025" w:type="pct"/>
          </w:tcPr>
          <w:p w14:paraId="4D6F5EB4" w14:textId="3AA7AFE8" w:rsidR="00924EC8" w:rsidRPr="00E603DE" w:rsidRDefault="00924EC8" w:rsidP="00241E94">
            <w:pPr>
              <w:spacing w:line="360" w:lineRule="auto"/>
              <w:jc w:val="both"/>
              <w:rPr>
                <w:ins w:id="797" w:author="Mohammad Nayeem Hasan" w:date="2024-11-01T20:54:00Z" w16du:dateUtc="2024-11-01T14:54:00Z"/>
                <w:rFonts w:ascii="Times New Roman" w:hAnsi="Times New Roman" w:cs="Times New Roman"/>
                <w:sz w:val="24"/>
                <w:szCs w:val="24"/>
              </w:rPr>
            </w:pPr>
            <w:ins w:id="798" w:author="Mohammad Nayeem Hasan" w:date="2024-11-01T20:54:00Z" w16du:dateUtc="2024-11-01T14:54:00Z">
              <w:r>
                <w:rPr>
                  <w:rFonts w:ascii="Times New Roman" w:hAnsi="Times New Roman" w:cs="Times New Roman"/>
                  <w:sz w:val="24"/>
                  <w:szCs w:val="24"/>
                </w:rPr>
                <w:t xml:space="preserve">AIC: </w:t>
              </w:r>
            </w:ins>
            <w:ins w:id="799" w:author="Mohammad Nayeem Hasan" w:date="2024-11-01T20:54:00Z">
              <w:r w:rsidRPr="00924EC8">
                <w:rPr>
                  <w:rFonts w:ascii="Times New Roman" w:hAnsi="Times New Roman" w:cs="Times New Roman"/>
                  <w:sz w:val="24"/>
                  <w:szCs w:val="24"/>
                </w:rPr>
                <w:t>1295.630</w:t>
              </w:r>
            </w:ins>
          </w:p>
        </w:tc>
        <w:tc>
          <w:tcPr>
            <w:tcW w:w="1607" w:type="pct"/>
          </w:tcPr>
          <w:p w14:paraId="44910D16" w14:textId="2EF0A91A" w:rsidR="00924EC8" w:rsidRPr="00E603DE" w:rsidRDefault="00924EC8" w:rsidP="00241E94">
            <w:pPr>
              <w:spacing w:line="360" w:lineRule="auto"/>
              <w:jc w:val="both"/>
              <w:rPr>
                <w:ins w:id="800" w:author="Mohammad Nayeem Hasan" w:date="2024-11-01T20:54:00Z" w16du:dateUtc="2024-11-01T14:54:00Z"/>
                <w:rFonts w:ascii="Times New Roman" w:hAnsi="Times New Roman" w:cs="Times New Roman"/>
                <w:sz w:val="24"/>
                <w:szCs w:val="24"/>
              </w:rPr>
            </w:pPr>
            <w:ins w:id="801" w:author="Mohammad Nayeem Hasan" w:date="2024-11-01T20:54:00Z" w16du:dateUtc="2024-11-01T14:54:00Z">
              <w:r>
                <w:rPr>
                  <w:rFonts w:ascii="Times New Roman" w:hAnsi="Times New Roman" w:cs="Times New Roman"/>
                  <w:sz w:val="24"/>
                  <w:szCs w:val="24"/>
                </w:rPr>
                <w:t xml:space="preserve">BIC: </w:t>
              </w:r>
              <w:r w:rsidRPr="00924EC8">
                <w:rPr>
                  <w:rFonts w:ascii="Times New Roman" w:hAnsi="Times New Roman" w:cs="Times New Roman"/>
                  <w:sz w:val="24"/>
                  <w:szCs w:val="24"/>
                </w:rPr>
                <w:t>1315.882</w:t>
              </w:r>
            </w:ins>
          </w:p>
        </w:tc>
        <w:tc>
          <w:tcPr>
            <w:tcW w:w="1368" w:type="pct"/>
          </w:tcPr>
          <w:p w14:paraId="0BAFDBD6" w14:textId="2D324344" w:rsidR="00924EC8" w:rsidRPr="00E603DE" w:rsidRDefault="00924EC8" w:rsidP="00241E94">
            <w:pPr>
              <w:spacing w:line="360" w:lineRule="auto"/>
              <w:jc w:val="both"/>
              <w:rPr>
                <w:ins w:id="802" w:author="Mohammad Nayeem Hasan" w:date="2024-11-01T20:54:00Z" w16du:dateUtc="2024-11-01T14:54:00Z"/>
                <w:rFonts w:ascii="Times New Roman" w:hAnsi="Times New Roman" w:cs="Times New Roman"/>
                <w:sz w:val="24"/>
                <w:szCs w:val="24"/>
              </w:rPr>
            </w:pPr>
            <w:ins w:id="803" w:author="Mohammad Nayeem Hasan" w:date="2024-11-01T20:54:00Z">
              <w:r w:rsidRPr="00924EC8">
                <w:rPr>
                  <w:rFonts w:ascii="Times New Roman" w:hAnsi="Times New Roman" w:cs="Times New Roman"/>
                  <w:sz w:val="24"/>
                  <w:szCs w:val="24"/>
                </w:rPr>
                <w:t>RMSE</w:t>
              </w:r>
            </w:ins>
            <w:ins w:id="804" w:author="Mohammad Nayeem Hasan" w:date="2024-11-01T20:55:00Z" w16du:dateUtc="2024-11-01T14:55:00Z">
              <w:r>
                <w:rPr>
                  <w:rFonts w:ascii="Times New Roman" w:hAnsi="Times New Roman" w:cs="Times New Roman"/>
                  <w:sz w:val="24"/>
                  <w:szCs w:val="24"/>
                </w:rPr>
                <w:t xml:space="preserve">: </w:t>
              </w:r>
            </w:ins>
            <w:ins w:id="805" w:author="Mohammad Nayeem Hasan" w:date="2024-11-01T20:55:00Z">
              <w:r w:rsidRPr="00924EC8">
                <w:rPr>
                  <w:rFonts w:ascii="Times New Roman" w:hAnsi="Times New Roman" w:cs="Times New Roman"/>
                  <w:sz w:val="24"/>
                  <w:szCs w:val="24"/>
                </w:rPr>
                <w:t xml:space="preserve">4.138 </w:t>
              </w:r>
            </w:ins>
          </w:p>
        </w:tc>
      </w:tr>
    </w:tbl>
    <w:p w14:paraId="00D519EB" w14:textId="77777777" w:rsidR="001A7184" w:rsidRPr="00E603DE" w:rsidRDefault="001A7184">
      <w:pPr>
        <w:spacing w:after="0" w:line="360" w:lineRule="auto"/>
        <w:jc w:val="both"/>
        <w:rPr>
          <w:rFonts w:ascii="Times New Roman" w:hAnsi="Times New Roman" w:cs="Times New Roman"/>
          <w:sz w:val="24"/>
          <w:szCs w:val="24"/>
        </w:rPr>
        <w:pPrChange w:id="806" w:author="Mohammad Nayeem Hasan" w:date="2024-11-01T03:11:00Z" w16du:dateUtc="2024-10-31T21:11:00Z">
          <w:pPr>
            <w:jc w:val="both"/>
          </w:pPr>
        </w:pPrChange>
      </w:pPr>
    </w:p>
    <w:p w14:paraId="31143016" w14:textId="77777777" w:rsidR="00277ADC" w:rsidRPr="00E603DE" w:rsidRDefault="00277ADC">
      <w:pPr>
        <w:spacing w:after="0" w:line="360" w:lineRule="auto"/>
        <w:jc w:val="both"/>
        <w:rPr>
          <w:rFonts w:ascii="Times New Roman" w:hAnsi="Times New Roman" w:cs="Times New Roman"/>
          <w:b/>
          <w:bCs/>
          <w:sz w:val="24"/>
          <w:szCs w:val="24"/>
        </w:rPr>
        <w:pPrChange w:id="807" w:author="Mohammad Nayeem Hasan" w:date="2024-11-01T03:11:00Z" w16du:dateUtc="2024-10-31T21:11:00Z">
          <w:pPr>
            <w:jc w:val="both"/>
          </w:pPr>
        </w:pPrChange>
      </w:pPr>
    </w:p>
    <w:p w14:paraId="1F3E38C2" w14:textId="62CFF4D1" w:rsidR="003525EB" w:rsidRPr="00E603DE" w:rsidRDefault="00277ADC">
      <w:pPr>
        <w:spacing w:after="0" w:line="360" w:lineRule="auto"/>
        <w:jc w:val="both"/>
        <w:rPr>
          <w:rFonts w:ascii="Times New Roman" w:hAnsi="Times New Roman" w:cs="Times New Roman"/>
          <w:sz w:val="24"/>
          <w:szCs w:val="24"/>
        </w:rPr>
        <w:pPrChange w:id="808" w:author="Mohammad Nayeem Hasan" w:date="2024-11-01T03:11:00Z" w16du:dateUtc="2024-10-31T21:11:00Z">
          <w:pPr>
            <w:jc w:val="both"/>
          </w:pPr>
        </w:pPrChange>
      </w:pPr>
      <w:r w:rsidRPr="00E603DE">
        <w:rPr>
          <w:rFonts w:ascii="Times New Roman" w:hAnsi="Times New Roman" w:cs="Times New Roman"/>
          <w:sz w:val="24"/>
          <w:szCs w:val="24"/>
        </w:rPr>
        <w:t xml:space="preserve">Using the </w:t>
      </w:r>
      <w:ins w:id="809" w:author="Mohammad Nayeem Hasan" w:date="2024-11-01T04:30:00Z" w16du:dateUtc="2024-10-31T22:30:00Z">
        <w:r w:rsidR="00F24801" w:rsidRPr="00E603DE">
          <w:rPr>
            <w:rFonts w:ascii="Times New Roman" w:hAnsi="Times New Roman" w:cs="Times New Roman"/>
            <w:sz w:val="24"/>
            <w:szCs w:val="24"/>
          </w:rPr>
          <w:t xml:space="preserve">count </w:t>
        </w:r>
      </w:ins>
      <w:r w:rsidRPr="00E603DE">
        <w:rPr>
          <w:rFonts w:ascii="Times New Roman" w:hAnsi="Times New Roman" w:cs="Times New Roman"/>
          <w:sz w:val="24"/>
          <w:szCs w:val="24"/>
        </w:rPr>
        <w:t xml:space="preserve">GLM, </w:t>
      </w:r>
      <w:del w:id="810" w:author="Mohammad Nayeem Hasan" w:date="2024-11-01T02:58:00Z" w16du:dateUtc="2024-10-31T20:58:00Z">
        <w:r w:rsidRPr="00E603DE" w:rsidDel="00F70B09">
          <w:rPr>
            <w:rFonts w:ascii="Times New Roman" w:hAnsi="Times New Roman" w:cs="Times New Roman"/>
            <w:sz w:val="24"/>
            <w:szCs w:val="24"/>
          </w:rPr>
          <w:delText>over the period of 2006-2024</w:delText>
        </w:r>
      </w:del>
      <w:ins w:id="811" w:author="Mohammad Nayeem Hasan" w:date="2024-11-01T02:58:00Z" w16du:dateUtc="2024-10-31T20:58:00Z">
        <w:r w:rsidR="00F70B09" w:rsidRPr="00E603DE">
          <w:rPr>
            <w:rFonts w:ascii="Times New Roman" w:hAnsi="Times New Roman" w:cs="Times New Roman"/>
            <w:sz w:val="24"/>
            <w:szCs w:val="24"/>
          </w:rPr>
          <w:t>from 2006 to 2024</w:t>
        </w:r>
      </w:ins>
      <w:r w:rsidRPr="00E603DE">
        <w:rPr>
          <w:rFonts w:ascii="Times New Roman" w:hAnsi="Times New Roman" w:cs="Times New Roman"/>
          <w:sz w:val="24"/>
          <w:szCs w:val="24"/>
        </w:rPr>
        <w:t xml:space="preserve">, we estimated the effect of each variable presented as the incidence risk ratio (IRR). </w:t>
      </w:r>
      <w:ins w:id="812" w:author="Mohammad Nayeem Hasan" w:date="2024-11-01T04:32:00Z" w16du:dateUtc="2024-10-31T22:32:00Z">
        <w:r w:rsidR="00637920" w:rsidRPr="00E603DE">
          <w:rPr>
            <w:rFonts w:ascii="Times New Roman" w:hAnsi="Times New Roman" w:cs="Times New Roman"/>
            <w:sz w:val="24"/>
            <w:szCs w:val="24"/>
          </w:rPr>
          <w:t xml:space="preserve">The model indicates that rabies cases would decrease by 1% if the rainfall </w:t>
        </w:r>
      </w:ins>
      <w:ins w:id="813" w:author="Mohammad Nayeem Hasan" w:date="2024-11-01T04:33:00Z" w16du:dateUtc="2024-10-31T22:33:00Z">
        <w:r w:rsidR="00637920" w:rsidRPr="00E603DE">
          <w:rPr>
            <w:rFonts w:ascii="Times New Roman" w:hAnsi="Times New Roman" w:cs="Times New Roman"/>
            <w:sz w:val="24"/>
            <w:szCs w:val="24"/>
          </w:rPr>
          <w:t>and temperature increased</w:t>
        </w:r>
      </w:ins>
      <w:ins w:id="814" w:author="Mohammad Nayeem Hasan" w:date="2024-11-01T04:32:00Z" w16du:dateUtc="2024-10-31T22:32:00Z">
        <w:r w:rsidR="00637920" w:rsidRPr="00E603DE">
          <w:rPr>
            <w:rFonts w:ascii="Times New Roman" w:hAnsi="Times New Roman" w:cs="Times New Roman"/>
            <w:sz w:val="24"/>
            <w:szCs w:val="24"/>
          </w:rPr>
          <w:t xml:space="preserve"> </w:t>
        </w:r>
      </w:ins>
      <w:ins w:id="815" w:author="Mohammad Nayeem Hasan" w:date="2024-11-01T04:33:00Z" w16du:dateUtc="2024-10-31T22:33:00Z">
        <w:r w:rsidR="00637920" w:rsidRPr="00E603DE">
          <w:rPr>
            <w:rFonts w:ascii="Times New Roman" w:hAnsi="Times New Roman" w:cs="Times New Roman"/>
            <w:sz w:val="24"/>
            <w:szCs w:val="24"/>
          </w:rPr>
          <w:t>by 1mm and 1°C, respectively</w:t>
        </w:r>
      </w:ins>
      <w:ins w:id="816" w:author="Mohammad Nayeem Hasan" w:date="2024-11-01T04:32:00Z" w16du:dateUtc="2024-10-31T22:32:00Z">
        <w:r w:rsidR="00637920" w:rsidRPr="00E603DE">
          <w:rPr>
            <w:rFonts w:ascii="Times New Roman" w:hAnsi="Times New Roman" w:cs="Times New Roman"/>
            <w:sz w:val="24"/>
            <w:szCs w:val="24"/>
          </w:rPr>
          <w:t>.</w:t>
        </w:r>
      </w:ins>
      <w:ins w:id="817" w:author="Mohammad Nayeem Hasan" w:date="2024-11-01T04:33:00Z" w16du:dateUtc="2024-10-31T22:33:00Z">
        <w:r w:rsidR="00E0708C" w:rsidRPr="00E603DE">
          <w:rPr>
            <w:rFonts w:ascii="Times New Roman" w:hAnsi="Times New Roman" w:cs="Times New Roman"/>
            <w:sz w:val="24"/>
            <w:szCs w:val="24"/>
          </w:rPr>
          <w:t xml:space="preserve"> </w:t>
        </w:r>
      </w:ins>
      <w:r w:rsidRPr="00E603DE">
        <w:rPr>
          <w:rFonts w:ascii="Times New Roman" w:hAnsi="Times New Roman" w:cs="Times New Roman"/>
          <w:sz w:val="24"/>
          <w:szCs w:val="24"/>
        </w:rPr>
        <w:t xml:space="preserve">The model indicates that rabies cases would rise by </w:t>
      </w:r>
      <w:ins w:id="818" w:author="Mohammad Nayeem Hasan" w:date="2024-11-01T04:31:00Z" w16du:dateUtc="2024-10-31T22:31:00Z">
        <w:r w:rsidR="00F24801" w:rsidRPr="00E603DE">
          <w:rPr>
            <w:rFonts w:ascii="Times New Roman" w:hAnsi="Times New Roman" w:cs="Times New Roman"/>
            <w:sz w:val="24"/>
            <w:szCs w:val="24"/>
          </w:rPr>
          <w:t>21</w:t>
        </w:r>
      </w:ins>
      <w:del w:id="819" w:author="Mohammad Nayeem Hasan" w:date="2024-11-01T04:31:00Z" w16du:dateUtc="2024-10-31T22:31:00Z">
        <w:r w:rsidRPr="00E603DE" w:rsidDel="00F24801">
          <w:rPr>
            <w:rFonts w:ascii="Times New Roman" w:hAnsi="Times New Roman" w:cs="Times New Roman"/>
            <w:sz w:val="24"/>
            <w:szCs w:val="24"/>
          </w:rPr>
          <w:delText>1</w:delText>
        </w:r>
      </w:del>
      <w:r w:rsidRPr="00E603DE">
        <w:rPr>
          <w:rFonts w:ascii="Times New Roman" w:hAnsi="Times New Roman" w:cs="Times New Roman"/>
          <w:sz w:val="24"/>
          <w:szCs w:val="24"/>
        </w:rPr>
        <w:t xml:space="preserve">% in </w:t>
      </w:r>
      <w:ins w:id="820" w:author="Mohammad Nayeem Hasan" w:date="2024-11-01T04:31:00Z" w16du:dateUtc="2024-10-31T22:31:00Z">
        <w:r w:rsidR="00F24801" w:rsidRPr="00E603DE">
          <w:rPr>
            <w:rFonts w:ascii="Times New Roman" w:hAnsi="Times New Roman" w:cs="Times New Roman"/>
            <w:sz w:val="24"/>
            <w:szCs w:val="24"/>
          </w:rPr>
          <w:t>the </w:t>
        </w:r>
      </w:ins>
      <w:r w:rsidRPr="00E603DE">
        <w:rPr>
          <w:rFonts w:ascii="Times New Roman" w:hAnsi="Times New Roman" w:cs="Times New Roman"/>
          <w:sz w:val="24"/>
          <w:szCs w:val="24"/>
        </w:rPr>
        <w:t xml:space="preserve">rainy season than the pre-monsoon season. In addition, the rise of rabies cases </w:t>
      </w:r>
      <w:ins w:id="821" w:author="Mohammad Nayeem Hasan" w:date="2024-11-01T04:31:00Z" w16du:dateUtc="2024-10-31T22:31:00Z">
        <w:r w:rsidR="00F24801" w:rsidRPr="00E603DE">
          <w:rPr>
            <w:rFonts w:ascii="Times New Roman" w:hAnsi="Times New Roman" w:cs="Times New Roman"/>
            <w:sz w:val="24"/>
            <w:szCs w:val="24"/>
          </w:rPr>
          <w:t>would rise</w:t>
        </w:r>
      </w:ins>
      <w:del w:id="822" w:author="Mohammad Nayeem Hasan" w:date="2024-11-01T04:31:00Z" w16du:dateUtc="2024-10-31T22:31:00Z">
        <w:r w:rsidRPr="00E603DE" w:rsidDel="00F24801">
          <w:rPr>
            <w:rFonts w:ascii="Times New Roman" w:hAnsi="Times New Roman" w:cs="Times New Roman"/>
            <w:sz w:val="24"/>
            <w:szCs w:val="24"/>
          </w:rPr>
          <w:delText>high</w:delText>
        </w:r>
      </w:del>
      <w:r w:rsidRPr="00E603DE">
        <w:rPr>
          <w:rFonts w:ascii="Times New Roman" w:hAnsi="Times New Roman" w:cs="Times New Roman"/>
          <w:sz w:val="24"/>
          <w:szCs w:val="24"/>
        </w:rPr>
        <w:t xml:space="preserve"> </w:t>
      </w:r>
      <w:ins w:id="823" w:author="Mohammad Nayeem Hasan" w:date="2024-11-01T04:31:00Z" w16du:dateUtc="2024-10-31T22:31:00Z">
        <w:r w:rsidR="00637920" w:rsidRPr="00E603DE">
          <w:rPr>
            <w:rFonts w:ascii="Times New Roman" w:hAnsi="Times New Roman" w:cs="Times New Roman"/>
            <w:sz w:val="24"/>
            <w:szCs w:val="24"/>
          </w:rPr>
          <w:t>by </w:t>
        </w:r>
      </w:ins>
      <w:del w:id="824" w:author="Mohammad Nayeem Hasan" w:date="2024-11-01T04:31:00Z" w16du:dateUtc="2024-10-31T22:31:00Z">
        <w:r w:rsidRPr="00E603DE" w:rsidDel="00F24801">
          <w:rPr>
            <w:rFonts w:ascii="Times New Roman" w:hAnsi="Times New Roman" w:cs="Times New Roman"/>
            <w:sz w:val="24"/>
            <w:szCs w:val="24"/>
          </w:rPr>
          <w:delText>(</w:delText>
        </w:r>
      </w:del>
      <w:ins w:id="825" w:author="Mohammad Nayeem Hasan" w:date="2024-11-01T04:31:00Z" w16du:dateUtc="2024-10-31T22:31:00Z">
        <w:r w:rsidR="00F24801" w:rsidRPr="00E603DE">
          <w:rPr>
            <w:rFonts w:ascii="Times New Roman" w:hAnsi="Times New Roman" w:cs="Times New Roman"/>
            <w:sz w:val="24"/>
            <w:szCs w:val="24"/>
          </w:rPr>
          <w:t>18</w:t>
        </w:r>
      </w:ins>
      <w:del w:id="826" w:author="Mohammad Nayeem Hasan" w:date="2024-11-01T04:31:00Z" w16du:dateUtc="2024-10-31T22:31:00Z">
        <w:r w:rsidRPr="00E603DE" w:rsidDel="00F24801">
          <w:rPr>
            <w:rFonts w:ascii="Times New Roman" w:hAnsi="Times New Roman" w:cs="Times New Roman"/>
            <w:sz w:val="24"/>
            <w:szCs w:val="24"/>
          </w:rPr>
          <w:delText>34</w:delText>
        </w:r>
      </w:del>
      <w:r w:rsidRPr="00E603DE">
        <w:rPr>
          <w:rFonts w:ascii="Times New Roman" w:hAnsi="Times New Roman" w:cs="Times New Roman"/>
          <w:sz w:val="24"/>
          <w:szCs w:val="24"/>
        </w:rPr>
        <w:t>%</w:t>
      </w:r>
      <w:del w:id="827" w:author="Mohammad Nayeem Hasan" w:date="2024-11-01T04:31:00Z" w16du:dateUtc="2024-10-31T22:31:00Z">
        <w:r w:rsidRPr="00E603DE" w:rsidDel="00F24801">
          <w:rPr>
            <w:rFonts w:ascii="Times New Roman" w:hAnsi="Times New Roman" w:cs="Times New Roman"/>
            <w:sz w:val="24"/>
            <w:szCs w:val="24"/>
          </w:rPr>
          <w:delText>)</w:delText>
        </w:r>
      </w:del>
      <w:r w:rsidRPr="00E603DE">
        <w:rPr>
          <w:rFonts w:ascii="Times New Roman" w:hAnsi="Times New Roman" w:cs="Times New Roman"/>
          <w:sz w:val="24"/>
          <w:szCs w:val="24"/>
        </w:rPr>
        <w:t xml:space="preserve"> in </w:t>
      </w:r>
      <w:ins w:id="828" w:author="Mohammad Nayeem Hasan" w:date="2024-11-01T04:31:00Z" w16du:dateUtc="2024-10-31T22:31:00Z">
        <w:r w:rsidR="00F24801" w:rsidRPr="00E603DE">
          <w:rPr>
            <w:rFonts w:ascii="Times New Roman" w:hAnsi="Times New Roman" w:cs="Times New Roman"/>
            <w:sz w:val="24"/>
            <w:szCs w:val="24"/>
          </w:rPr>
          <w:t>the w</w:t>
        </w:r>
      </w:ins>
      <w:del w:id="829" w:author="Mohammad Nayeem Hasan" w:date="2024-11-01T04:31:00Z" w16du:dateUtc="2024-10-31T22:31:00Z">
        <w:r w:rsidRPr="00E603DE" w:rsidDel="00F24801">
          <w:rPr>
            <w:rFonts w:ascii="Times New Roman" w:hAnsi="Times New Roman" w:cs="Times New Roman"/>
            <w:sz w:val="24"/>
            <w:szCs w:val="24"/>
          </w:rPr>
          <w:delText>W</w:delText>
        </w:r>
      </w:del>
      <w:r w:rsidRPr="00E603DE">
        <w:rPr>
          <w:rFonts w:ascii="Times New Roman" w:hAnsi="Times New Roman" w:cs="Times New Roman"/>
          <w:sz w:val="24"/>
          <w:szCs w:val="24"/>
        </w:rPr>
        <w:t>inter season than the pre-monsoon season.</w:t>
      </w:r>
    </w:p>
    <w:p w14:paraId="1226E3B8" w14:textId="77777777" w:rsidR="003525EB" w:rsidRPr="00E603DE" w:rsidRDefault="003525EB">
      <w:pPr>
        <w:spacing w:after="0" w:line="360" w:lineRule="auto"/>
        <w:jc w:val="both"/>
        <w:rPr>
          <w:rFonts w:ascii="Times New Roman" w:hAnsi="Times New Roman" w:cs="Times New Roman"/>
          <w:sz w:val="24"/>
          <w:szCs w:val="24"/>
        </w:rPr>
        <w:pPrChange w:id="830" w:author="Mohammad Nayeem Hasan" w:date="2024-11-01T03:11:00Z" w16du:dateUtc="2024-10-31T21:11:00Z">
          <w:pPr>
            <w:jc w:val="both"/>
          </w:pPr>
        </w:pPrChange>
      </w:pPr>
      <w:r w:rsidRPr="00E603DE">
        <w:rPr>
          <w:rFonts w:ascii="Times New Roman" w:hAnsi="Times New Roman" w:cs="Times New Roman"/>
          <w:sz w:val="24"/>
          <w:szCs w:val="24"/>
        </w:rPr>
        <w:br w:type="page"/>
      </w:r>
    </w:p>
    <w:p w14:paraId="08DD5341" w14:textId="6DF324DB" w:rsidR="00277ADC" w:rsidRPr="00E603DE" w:rsidRDefault="003525EB">
      <w:pPr>
        <w:spacing w:after="0" w:line="360" w:lineRule="auto"/>
        <w:jc w:val="both"/>
        <w:rPr>
          <w:rFonts w:ascii="Times New Roman" w:hAnsi="Times New Roman" w:cs="Times New Roman"/>
          <w:sz w:val="24"/>
          <w:szCs w:val="24"/>
        </w:rPr>
        <w:pPrChange w:id="831" w:author="Mohammad Nayeem Hasan" w:date="2024-11-01T03:11:00Z" w16du:dateUtc="2024-10-31T21:11:00Z">
          <w:pPr>
            <w:jc w:val="both"/>
          </w:pPr>
        </w:pPrChange>
      </w:pPr>
      <w:r w:rsidRPr="00E603DE">
        <w:rPr>
          <w:rFonts w:ascii="Times New Roman" w:hAnsi="Times New Roman" w:cs="Times New Roman"/>
          <w:sz w:val="24"/>
          <w:szCs w:val="24"/>
        </w:rPr>
        <w:lastRenderedPageBreak/>
        <w:t>References:</w:t>
      </w:r>
    </w:p>
    <w:sdt>
      <w:sdtPr>
        <w:rPr>
          <w:rFonts w:ascii="Times New Roman" w:hAnsi="Times New Roman" w:cs="Times New Roman"/>
          <w:color w:val="000000"/>
          <w:sz w:val="24"/>
          <w:szCs w:val="24"/>
        </w:rPr>
        <w:tag w:val="MENDELEY_BIBLIOGRAPHY"/>
        <w:id w:val="2029125484"/>
        <w:placeholder>
          <w:docPart w:val="DefaultPlaceholder_-1854013440"/>
        </w:placeholder>
      </w:sdtPr>
      <w:sdtContent>
        <w:p w14:paraId="20D05524" w14:textId="77777777" w:rsidR="001135C5" w:rsidRPr="00E603DE" w:rsidRDefault="001135C5">
          <w:pPr>
            <w:autoSpaceDE w:val="0"/>
            <w:autoSpaceDN w:val="0"/>
            <w:spacing w:after="0" w:line="360" w:lineRule="auto"/>
            <w:ind w:hanging="640"/>
            <w:divId w:val="1940673873"/>
            <w:rPr>
              <w:rFonts w:ascii="Times New Roman" w:eastAsia="Times New Roman" w:hAnsi="Times New Roman" w:cs="Times New Roman"/>
              <w:kern w:val="0"/>
              <w:sz w:val="24"/>
              <w:szCs w:val="24"/>
              <w14:ligatures w14:val="none"/>
              <w:rPrChange w:id="832" w:author="Mohammad Nayeem Hasan" w:date="2024-11-01T15:54:00Z" w16du:dateUtc="2024-11-01T09:54:00Z">
                <w:rPr>
                  <w:rFonts w:eastAsia="Times New Roman"/>
                  <w:kern w:val="0"/>
                  <w:sz w:val="24"/>
                  <w:szCs w:val="24"/>
                  <w14:ligatures w14:val="none"/>
                </w:rPr>
              </w:rPrChange>
            </w:rPr>
            <w:pPrChange w:id="833" w:author="Mohammad Nayeem Hasan" w:date="2024-11-01T03:11:00Z" w16du:dateUtc="2024-10-31T21:11:00Z">
              <w:pPr>
                <w:autoSpaceDE w:val="0"/>
                <w:autoSpaceDN w:val="0"/>
                <w:ind w:hanging="640"/>
                <w:divId w:val="1940673873"/>
              </w:pPr>
            </w:pPrChange>
          </w:pPr>
          <w:r w:rsidRPr="00E603DE">
            <w:rPr>
              <w:rFonts w:ascii="Times New Roman" w:eastAsia="Times New Roman" w:hAnsi="Times New Roman" w:cs="Times New Roman"/>
              <w:rPrChange w:id="834" w:author="Mohammad Nayeem Hasan" w:date="2024-11-01T15:54:00Z" w16du:dateUtc="2024-11-01T09:54:00Z">
                <w:rPr>
                  <w:rFonts w:eastAsia="Times New Roman"/>
                </w:rPr>
              </w:rPrChange>
            </w:rPr>
            <w:t>1</w:t>
          </w:r>
          <w:r w:rsidRPr="00E603DE">
            <w:rPr>
              <w:rFonts w:ascii="Times New Roman" w:eastAsia="Times New Roman" w:hAnsi="Times New Roman" w:cs="Times New Roman"/>
              <w:rPrChange w:id="835" w:author="Mohammad Nayeem Hasan" w:date="2024-11-01T15:54:00Z" w16du:dateUtc="2024-11-01T09:54:00Z">
                <w:rPr>
                  <w:rFonts w:eastAsia="Times New Roman"/>
                </w:rPr>
              </w:rPrChange>
            </w:rPr>
            <w:tab/>
            <w:t xml:space="preserve">Haider N, Chang Y-M, Rahman M, Zumla A, Kock RA. Dengue outbreaks in Bangladesh: Historic epidemic patterns suggest earlier mosquito control intervention in the transmission season could reduce the monthly growth factor and extent of epidemics. </w:t>
          </w:r>
          <w:r w:rsidRPr="00E603DE">
            <w:rPr>
              <w:rFonts w:ascii="Times New Roman" w:eastAsia="Times New Roman" w:hAnsi="Times New Roman" w:cs="Times New Roman"/>
              <w:i/>
              <w:iCs/>
              <w:rPrChange w:id="836" w:author="Mohammad Nayeem Hasan" w:date="2024-11-01T15:54:00Z" w16du:dateUtc="2024-11-01T09:54:00Z">
                <w:rPr>
                  <w:rFonts w:eastAsia="Times New Roman"/>
                  <w:i/>
                  <w:iCs/>
                </w:rPr>
              </w:rPrChange>
            </w:rPr>
            <w:t>Current Research in Parasitology &amp; Vector-Borne Diseases</w:t>
          </w:r>
          <w:r w:rsidRPr="00E603DE">
            <w:rPr>
              <w:rFonts w:ascii="Times New Roman" w:eastAsia="Times New Roman" w:hAnsi="Times New Roman" w:cs="Times New Roman"/>
              <w:rPrChange w:id="837" w:author="Mohammad Nayeem Hasan" w:date="2024-11-01T15:54:00Z" w16du:dateUtc="2024-11-01T09:54:00Z">
                <w:rPr>
                  <w:rFonts w:eastAsia="Times New Roman"/>
                </w:rPr>
              </w:rPrChange>
            </w:rPr>
            <w:t xml:space="preserve"> 2021; </w:t>
          </w:r>
          <w:r w:rsidRPr="00E603DE">
            <w:rPr>
              <w:rFonts w:ascii="Times New Roman" w:eastAsia="Times New Roman" w:hAnsi="Times New Roman" w:cs="Times New Roman"/>
              <w:b/>
              <w:bCs/>
              <w:rPrChange w:id="838" w:author="Mohammad Nayeem Hasan" w:date="2024-11-01T15:54:00Z" w16du:dateUtc="2024-11-01T09:54:00Z">
                <w:rPr>
                  <w:rFonts w:eastAsia="Times New Roman"/>
                  <w:b/>
                  <w:bCs/>
                </w:rPr>
              </w:rPrChange>
            </w:rPr>
            <w:t>1</w:t>
          </w:r>
          <w:r w:rsidRPr="00E603DE">
            <w:rPr>
              <w:rFonts w:ascii="Times New Roman" w:eastAsia="Times New Roman" w:hAnsi="Times New Roman" w:cs="Times New Roman"/>
              <w:rPrChange w:id="839" w:author="Mohammad Nayeem Hasan" w:date="2024-11-01T15:54:00Z" w16du:dateUtc="2024-11-01T09:54:00Z">
                <w:rPr>
                  <w:rFonts w:eastAsia="Times New Roman"/>
                </w:rPr>
              </w:rPrChange>
            </w:rPr>
            <w:t>: 100063.</w:t>
          </w:r>
        </w:p>
        <w:p w14:paraId="735F1AD2" w14:textId="77777777" w:rsidR="001135C5" w:rsidRPr="00E603DE" w:rsidRDefault="001135C5">
          <w:pPr>
            <w:autoSpaceDE w:val="0"/>
            <w:autoSpaceDN w:val="0"/>
            <w:spacing w:after="0" w:line="360" w:lineRule="auto"/>
            <w:ind w:hanging="640"/>
            <w:divId w:val="277689509"/>
            <w:rPr>
              <w:rFonts w:ascii="Times New Roman" w:eastAsia="Times New Roman" w:hAnsi="Times New Roman" w:cs="Times New Roman"/>
              <w:rPrChange w:id="840" w:author="Mohammad Nayeem Hasan" w:date="2024-11-01T15:54:00Z" w16du:dateUtc="2024-11-01T09:54:00Z">
                <w:rPr>
                  <w:rFonts w:eastAsia="Times New Roman"/>
                </w:rPr>
              </w:rPrChange>
            </w:rPr>
            <w:pPrChange w:id="841" w:author="Mohammad Nayeem Hasan" w:date="2024-11-01T03:11:00Z" w16du:dateUtc="2024-10-31T21:11:00Z">
              <w:pPr>
                <w:autoSpaceDE w:val="0"/>
                <w:autoSpaceDN w:val="0"/>
                <w:ind w:hanging="640"/>
                <w:divId w:val="277689509"/>
              </w:pPr>
            </w:pPrChange>
          </w:pPr>
          <w:r w:rsidRPr="00E603DE">
            <w:rPr>
              <w:rFonts w:ascii="Times New Roman" w:eastAsia="Times New Roman" w:hAnsi="Times New Roman" w:cs="Times New Roman"/>
              <w:rPrChange w:id="842" w:author="Mohammad Nayeem Hasan" w:date="2024-11-01T15:54:00Z" w16du:dateUtc="2024-11-01T09:54:00Z">
                <w:rPr>
                  <w:rFonts w:eastAsia="Times New Roman"/>
                </w:rPr>
              </w:rPrChange>
            </w:rPr>
            <w:t>2</w:t>
          </w:r>
          <w:r w:rsidRPr="00E603DE">
            <w:rPr>
              <w:rFonts w:ascii="Times New Roman" w:eastAsia="Times New Roman" w:hAnsi="Times New Roman" w:cs="Times New Roman"/>
              <w:rPrChange w:id="843" w:author="Mohammad Nayeem Hasan" w:date="2024-11-01T15:54:00Z" w16du:dateUtc="2024-11-01T09:54:00Z">
                <w:rPr>
                  <w:rFonts w:eastAsia="Times New Roman"/>
                </w:rPr>
              </w:rPrChange>
            </w:rPr>
            <w:tab/>
            <w:t xml:space="preserve">Yue S, Pilon P. A comparison of the power of the t test, Mann-Kendall and bootstrap tests for trend detection / Une </w:t>
          </w:r>
          <w:proofErr w:type="spellStart"/>
          <w:r w:rsidRPr="00E603DE">
            <w:rPr>
              <w:rFonts w:ascii="Times New Roman" w:eastAsia="Times New Roman" w:hAnsi="Times New Roman" w:cs="Times New Roman"/>
              <w:rPrChange w:id="844" w:author="Mohammad Nayeem Hasan" w:date="2024-11-01T15:54:00Z" w16du:dateUtc="2024-11-01T09:54:00Z">
                <w:rPr>
                  <w:rFonts w:eastAsia="Times New Roman"/>
                </w:rPr>
              </w:rPrChange>
            </w:rPr>
            <w:t>comparaison</w:t>
          </w:r>
          <w:proofErr w:type="spellEnd"/>
          <w:r w:rsidRPr="00E603DE">
            <w:rPr>
              <w:rFonts w:ascii="Times New Roman" w:eastAsia="Times New Roman" w:hAnsi="Times New Roman" w:cs="Times New Roman"/>
              <w:rPrChange w:id="845" w:author="Mohammad Nayeem Hasan" w:date="2024-11-01T15:54:00Z" w16du:dateUtc="2024-11-01T09:54:00Z">
                <w:rPr>
                  <w:rFonts w:eastAsia="Times New Roman"/>
                </w:rPr>
              </w:rPrChange>
            </w:rPr>
            <w:t xml:space="preserve"> de la puissance des tests t de Student, de Mann-Kendall et du bootstrap pour la </w:t>
          </w:r>
          <w:proofErr w:type="spellStart"/>
          <w:r w:rsidRPr="00E603DE">
            <w:rPr>
              <w:rFonts w:ascii="Times New Roman" w:eastAsia="Times New Roman" w:hAnsi="Times New Roman" w:cs="Times New Roman"/>
              <w:rPrChange w:id="846" w:author="Mohammad Nayeem Hasan" w:date="2024-11-01T15:54:00Z" w16du:dateUtc="2024-11-01T09:54:00Z">
                <w:rPr>
                  <w:rFonts w:eastAsia="Times New Roman"/>
                </w:rPr>
              </w:rPrChange>
            </w:rPr>
            <w:t>détection</w:t>
          </w:r>
          <w:proofErr w:type="spellEnd"/>
          <w:r w:rsidRPr="00E603DE">
            <w:rPr>
              <w:rFonts w:ascii="Times New Roman" w:eastAsia="Times New Roman" w:hAnsi="Times New Roman" w:cs="Times New Roman"/>
              <w:rPrChange w:id="847" w:author="Mohammad Nayeem Hasan" w:date="2024-11-01T15:54:00Z" w16du:dateUtc="2024-11-01T09:54:00Z">
                <w:rPr>
                  <w:rFonts w:eastAsia="Times New Roman"/>
                </w:rPr>
              </w:rPrChange>
            </w:rPr>
            <w:t xml:space="preserve"> de tendance. </w:t>
          </w:r>
          <w:r w:rsidRPr="00E603DE">
            <w:rPr>
              <w:rFonts w:ascii="Times New Roman" w:eastAsia="Times New Roman" w:hAnsi="Times New Roman" w:cs="Times New Roman"/>
              <w:i/>
              <w:iCs/>
              <w:rPrChange w:id="848" w:author="Mohammad Nayeem Hasan" w:date="2024-11-01T15:54:00Z" w16du:dateUtc="2024-11-01T09:54:00Z">
                <w:rPr>
                  <w:rFonts w:eastAsia="Times New Roman"/>
                  <w:i/>
                  <w:iCs/>
                </w:rPr>
              </w:rPrChange>
            </w:rPr>
            <w:t>Hydrological Sciences Journal</w:t>
          </w:r>
          <w:r w:rsidRPr="00E603DE">
            <w:rPr>
              <w:rFonts w:ascii="Times New Roman" w:eastAsia="Times New Roman" w:hAnsi="Times New Roman" w:cs="Times New Roman"/>
              <w:rPrChange w:id="849" w:author="Mohammad Nayeem Hasan" w:date="2024-11-01T15:54:00Z" w16du:dateUtc="2024-11-01T09:54:00Z">
                <w:rPr>
                  <w:rFonts w:eastAsia="Times New Roman"/>
                </w:rPr>
              </w:rPrChange>
            </w:rPr>
            <w:t xml:space="preserve"> 2004; </w:t>
          </w:r>
          <w:r w:rsidRPr="00E603DE">
            <w:rPr>
              <w:rFonts w:ascii="Times New Roman" w:eastAsia="Times New Roman" w:hAnsi="Times New Roman" w:cs="Times New Roman"/>
              <w:b/>
              <w:bCs/>
              <w:rPrChange w:id="850" w:author="Mohammad Nayeem Hasan" w:date="2024-11-01T15:54:00Z" w16du:dateUtc="2024-11-01T09:54:00Z">
                <w:rPr>
                  <w:rFonts w:eastAsia="Times New Roman"/>
                  <w:b/>
                  <w:bCs/>
                </w:rPr>
              </w:rPrChange>
            </w:rPr>
            <w:t>49</w:t>
          </w:r>
          <w:r w:rsidRPr="00E603DE">
            <w:rPr>
              <w:rFonts w:ascii="Times New Roman" w:eastAsia="Times New Roman" w:hAnsi="Times New Roman" w:cs="Times New Roman"/>
              <w:rPrChange w:id="851" w:author="Mohammad Nayeem Hasan" w:date="2024-11-01T15:54:00Z" w16du:dateUtc="2024-11-01T09:54:00Z">
                <w:rPr>
                  <w:rFonts w:eastAsia="Times New Roman"/>
                </w:rPr>
              </w:rPrChange>
            </w:rPr>
            <w:t>: 21–37.</w:t>
          </w:r>
        </w:p>
        <w:p w14:paraId="2294D4D7" w14:textId="77777777" w:rsidR="001135C5" w:rsidRPr="00E603DE" w:rsidRDefault="001135C5">
          <w:pPr>
            <w:autoSpaceDE w:val="0"/>
            <w:autoSpaceDN w:val="0"/>
            <w:spacing w:after="0" w:line="360" w:lineRule="auto"/>
            <w:ind w:hanging="640"/>
            <w:divId w:val="1650935993"/>
            <w:rPr>
              <w:rFonts w:ascii="Times New Roman" w:eastAsia="Times New Roman" w:hAnsi="Times New Roman" w:cs="Times New Roman"/>
              <w:rPrChange w:id="852" w:author="Mohammad Nayeem Hasan" w:date="2024-11-01T15:54:00Z" w16du:dateUtc="2024-11-01T09:54:00Z">
                <w:rPr>
                  <w:rFonts w:eastAsia="Times New Roman"/>
                </w:rPr>
              </w:rPrChange>
            </w:rPr>
            <w:pPrChange w:id="853" w:author="Mohammad Nayeem Hasan" w:date="2024-11-01T03:11:00Z" w16du:dateUtc="2024-10-31T21:11:00Z">
              <w:pPr>
                <w:autoSpaceDE w:val="0"/>
                <w:autoSpaceDN w:val="0"/>
                <w:ind w:hanging="640"/>
                <w:divId w:val="1650935993"/>
              </w:pPr>
            </w:pPrChange>
          </w:pPr>
          <w:r w:rsidRPr="00E603DE">
            <w:rPr>
              <w:rFonts w:ascii="Times New Roman" w:eastAsia="Times New Roman" w:hAnsi="Times New Roman" w:cs="Times New Roman"/>
              <w:rPrChange w:id="854" w:author="Mohammad Nayeem Hasan" w:date="2024-11-01T15:54:00Z" w16du:dateUtc="2024-11-01T09:54:00Z">
                <w:rPr>
                  <w:rFonts w:eastAsia="Times New Roman"/>
                </w:rPr>
              </w:rPrChange>
            </w:rPr>
            <w:t>3</w:t>
          </w:r>
          <w:r w:rsidRPr="00E603DE">
            <w:rPr>
              <w:rFonts w:ascii="Times New Roman" w:eastAsia="Times New Roman" w:hAnsi="Times New Roman" w:cs="Times New Roman"/>
              <w:rPrChange w:id="855" w:author="Mohammad Nayeem Hasan" w:date="2024-11-01T15:54:00Z" w16du:dateUtc="2024-11-01T09:54:00Z">
                <w:rPr>
                  <w:rFonts w:eastAsia="Times New Roman"/>
                </w:rPr>
              </w:rPrChange>
            </w:rPr>
            <w:tab/>
            <w:t xml:space="preserve">Sen PK. Estimates of the Regression Coefficient Based on Kendall’s Tau. </w:t>
          </w:r>
          <w:r w:rsidRPr="00E603DE">
            <w:rPr>
              <w:rFonts w:ascii="Times New Roman" w:eastAsia="Times New Roman" w:hAnsi="Times New Roman" w:cs="Times New Roman"/>
              <w:i/>
              <w:iCs/>
              <w:rPrChange w:id="856" w:author="Mohammad Nayeem Hasan" w:date="2024-11-01T15:54:00Z" w16du:dateUtc="2024-11-01T09:54:00Z">
                <w:rPr>
                  <w:rFonts w:eastAsia="Times New Roman"/>
                  <w:i/>
                  <w:iCs/>
                </w:rPr>
              </w:rPrChange>
            </w:rPr>
            <w:t>J Am Stat Assoc</w:t>
          </w:r>
          <w:r w:rsidRPr="00E603DE">
            <w:rPr>
              <w:rFonts w:ascii="Times New Roman" w:eastAsia="Times New Roman" w:hAnsi="Times New Roman" w:cs="Times New Roman"/>
              <w:rPrChange w:id="857" w:author="Mohammad Nayeem Hasan" w:date="2024-11-01T15:54:00Z" w16du:dateUtc="2024-11-01T09:54:00Z">
                <w:rPr>
                  <w:rFonts w:eastAsia="Times New Roman"/>
                </w:rPr>
              </w:rPrChange>
            </w:rPr>
            <w:t xml:space="preserve"> 1968; </w:t>
          </w:r>
          <w:r w:rsidRPr="00E603DE">
            <w:rPr>
              <w:rFonts w:ascii="Times New Roman" w:eastAsia="Times New Roman" w:hAnsi="Times New Roman" w:cs="Times New Roman"/>
              <w:b/>
              <w:bCs/>
              <w:rPrChange w:id="858" w:author="Mohammad Nayeem Hasan" w:date="2024-11-01T15:54:00Z" w16du:dateUtc="2024-11-01T09:54:00Z">
                <w:rPr>
                  <w:rFonts w:eastAsia="Times New Roman"/>
                  <w:b/>
                  <w:bCs/>
                </w:rPr>
              </w:rPrChange>
            </w:rPr>
            <w:t>63</w:t>
          </w:r>
          <w:r w:rsidRPr="00E603DE">
            <w:rPr>
              <w:rFonts w:ascii="Times New Roman" w:eastAsia="Times New Roman" w:hAnsi="Times New Roman" w:cs="Times New Roman"/>
              <w:rPrChange w:id="859" w:author="Mohammad Nayeem Hasan" w:date="2024-11-01T15:54:00Z" w16du:dateUtc="2024-11-01T09:54:00Z">
                <w:rPr>
                  <w:rFonts w:eastAsia="Times New Roman"/>
                </w:rPr>
              </w:rPrChange>
            </w:rPr>
            <w:t>: 1379–89.</w:t>
          </w:r>
        </w:p>
        <w:p w14:paraId="42B5FAF8" w14:textId="77777777" w:rsidR="001135C5" w:rsidRPr="00E603DE" w:rsidRDefault="001135C5">
          <w:pPr>
            <w:autoSpaceDE w:val="0"/>
            <w:autoSpaceDN w:val="0"/>
            <w:spacing w:after="0" w:line="360" w:lineRule="auto"/>
            <w:ind w:hanging="640"/>
            <w:divId w:val="539318826"/>
            <w:rPr>
              <w:rFonts w:ascii="Times New Roman" w:eastAsia="Times New Roman" w:hAnsi="Times New Roman" w:cs="Times New Roman"/>
              <w:rPrChange w:id="860" w:author="Mohammad Nayeem Hasan" w:date="2024-11-01T15:54:00Z" w16du:dateUtc="2024-11-01T09:54:00Z">
                <w:rPr>
                  <w:rFonts w:eastAsia="Times New Roman"/>
                </w:rPr>
              </w:rPrChange>
            </w:rPr>
            <w:pPrChange w:id="861" w:author="Mohammad Nayeem Hasan" w:date="2024-11-01T03:11:00Z" w16du:dateUtc="2024-10-31T21:11:00Z">
              <w:pPr>
                <w:autoSpaceDE w:val="0"/>
                <w:autoSpaceDN w:val="0"/>
                <w:ind w:hanging="640"/>
                <w:divId w:val="539318826"/>
              </w:pPr>
            </w:pPrChange>
          </w:pPr>
          <w:r w:rsidRPr="00E603DE">
            <w:rPr>
              <w:rFonts w:ascii="Times New Roman" w:eastAsia="Times New Roman" w:hAnsi="Times New Roman" w:cs="Times New Roman"/>
              <w:rPrChange w:id="862" w:author="Mohammad Nayeem Hasan" w:date="2024-11-01T15:54:00Z" w16du:dateUtc="2024-11-01T09:54:00Z">
                <w:rPr>
                  <w:rFonts w:eastAsia="Times New Roman"/>
                </w:rPr>
              </w:rPrChange>
            </w:rPr>
            <w:t>4</w:t>
          </w:r>
          <w:r w:rsidRPr="00E603DE">
            <w:rPr>
              <w:rFonts w:ascii="Times New Roman" w:eastAsia="Times New Roman" w:hAnsi="Times New Roman" w:cs="Times New Roman"/>
              <w:rPrChange w:id="863" w:author="Mohammad Nayeem Hasan" w:date="2024-11-01T15:54:00Z" w16du:dateUtc="2024-11-01T09:54:00Z">
                <w:rPr>
                  <w:rFonts w:eastAsia="Times New Roman"/>
                </w:rPr>
              </w:rPrChange>
            </w:rPr>
            <w:tab/>
            <w:t xml:space="preserve">Sumi SN, Sinha NC, Islam MA. Generalized linear models for analyzing count data of rainfall occurrences. </w:t>
          </w:r>
          <w:r w:rsidRPr="00E603DE">
            <w:rPr>
              <w:rFonts w:ascii="Times New Roman" w:eastAsia="Times New Roman" w:hAnsi="Times New Roman" w:cs="Times New Roman"/>
              <w:i/>
              <w:iCs/>
              <w:rPrChange w:id="864" w:author="Mohammad Nayeem Hasan" w:date="2024-11-01T15:54:00Z" w16du:dateUtc="2024-11-01T09:54:00Z">
                <w:rPr>
                  <w:rFonts w:eastAsia="Times New Roman"/>
                  <w:i/>
                  <w:iCs/>
                </w:rPr>
              </w:rPrChange>
            </w:rPr>
            <w:t>SN Appl Sci</w:t>
          </w:r>
          <w:r w:rsidRPr="00E603DE">
            <w:rPr>
              <w:rFonts w:ascii="Times New Roman" w:eastAsia="Times New Roman" w:hAnsi="Times New Roman" w:cs="Times New Roman"/>
              <w:rPrChange w:id="865" w:author="Mohammad Nayeem Hasan" w:date="2024-11-01T15:54:00Z" w16du:dateUtc="2024-11-01T09:54:00Z">
                <w:rPr>
                  <w:rFonts w:eastAsia="Times New Roman"/>
                </w:rPr>
              </w:rPrChange>
            </w:rPr>
            <w:t xml:space="preserve"> 2021; </w:t>
          </w:r>
          <w:r w:rsidRPr="00E603DE">
            <w:rPr>
              <w:rFonts w:ascii="Times New Roman" w:eastAsia="Times New Roman" w:hAnsi="Times New Roman" w:cs="Times New Roman"/>
              <w:b/>
              <w:bCs/>
              <w:rPrChange w:id="866" w:author="Mohammad Nayeem Hasan" w:date="2024-11-01T15:54:00Z" w16du:dateUtc="2024-11-01T09:54:00Z">
                <w:rPr>
                  <w:rFonts w:eastAsia="Times New Roman"/>
                  <w:b/>
                  <w:bCs/>
                </w:rPr>
              </w:rPrChange>
            </w:rPr>
            <w:t>3</w:t>
          </w:r>
          <w:r w:rsidRPr="00E603DE">
            <w:rPr>
              <w:rFonts w:ascii="Times New Roman" w:eastAsia="Times New Roman" w:hAnsi="Times New Roman" w:cs="Times New Roman"/>
              <w:rPrChange w:id="867" w:author="Mohammad Nayeem Hasan" w:date="2024-11-01T15:54:00Z" w16du:dateUtc="2024-11-01T09:54:00Z">
                <w:rPr>
                  <w:rFonts w:eastAsia="Times New Roman"/>
                </w:rPr>
              </w:rPrChange>
            </w:rPr>
            <w:t>: 481.</w:t>
          </w:r>
        </w:p>
        <w:p w14:paraId="5A69E524" w14:textId="77777777" w:rsidR="001135C5" w:rsidRPr="00E603DE" w:rsidRDefault="001135C5">
          <w:pPr>
            <w:autoSpaceDE w:val="0"/>
            <w:autoSpaceDN w:val="0"/>
            <w:spacing w:after="0" w:line="360" w:lineRule="auto"/>
            <w:ind w:hanging="640"/>
            <w:divId w:val="859318277"/>
            <w:rPr>
              <w:rFonts w:ascii="Times New Roman" w:eastAsia="Times New Roman" w:hAnsi="Times New Roman" w:cs="Times New Roman"/>
              <w:rPrChange w:id="868" w:author="Mohammad Nayeem Hasan" w:date="2024-11-01T15:54:00Z" w16du:dateUtc="2024-11-01T09:54:00Z">
                <w:rPr>
                  <w:rFonts w:eastAsia="Times New Roman"/>
                </w:rPr>
              </w:rPrChange>
            </w:rPr>
            <w:pPrChange w:id="869" w:author="Mohammad Nayeem Hasan" w:date="2024-11-01T03:11:00Z" w16du:dateUtc="2024-10-31T21:11:00Z">
              <w:pPr>
                <w:autoSpaceDE w:val="0"/>
                <w:autoSpaceDN w:val="0"/>
                <w:ind w:hanging="640"/>
                <w:divId w:val="859318277"/>
              </w:pPr>
            </w:pPrChange>
          </w:pPr>
          <w:r w:rsidRPr="00E603DE">
            <w:rPr>
              <w:rFonts w:ascii="Times New Roman" w:eastAsia="Times New Roman" w:hAnsi="Times New Roman" w:cs="Times New Roman"/>
              <w:rPrChange w:id="870" w:author="Mohammad Nayeem Hasan" w:date="2024-11-01T15:54:00Z" w16du:dateUtc="2024-11-01T09:54:00Z">
                <w:rPr>
                  <w:rFonts w:eastAsia="Times New Roman"/>
                </w:rPr>
              </w:rPrChange>
            </w:rPr>
            <w:t>5</w:t>
          </w:r>
          <w:r w:rsidRPr="00E603DE">
            <w:rPr>
              <w:rFonts w:ascii="Times New Roman" w:eastAsia="Times New Roman" w:hAnsi="Times New Roman" w:cs="Times New Roman"/>
              <w:rPrChange w:id="871" w:author="Mohammad Nayeem Hasan" w:date="2024-11-01T15:54:00Z" w16du:dateUtc="2024-11-01T09:54:00Z">
                <w:rPr>
                  <w:rFonts w:eastAsia="Times New Roman"/>
                </w:rPr>
              </w:rPrChange>
            </w:rPr>
            <w:tab/>
            <w:t>R Core Team. R: A language and environment for statistical computing. Vienna, Austria. URL https://www.R-project.org/. 2022.</w:t>
          </w:r>
        </w:p>
        <w:p w14:paraId="11ADAB27" w14:textId="2B88893F" w:rsidR="001135C5" w:rsidRPr="00E603DE" w:rsidRDefault="001135C5">
          <w:pPr>
            <w:spacing w:after="0" w:line="360" w:lineRule="auto"/>
            <w:jc w:val="both"/>
            <w:rPr>
              <w:rFonts w:ascii="Times New Roman" w:hAnsi="Times New Roman" w:cs="Times New Roman"/>
              <w:sz w:val="24"/>
              <w:szCs w:val="24"/>
            </w:rPr>
            <w:pPrChange w:id="872" w:author="Mohammad Nayeem Hasan" w:date="2024-11-01T03:11:00Z" w16du:dateUtc="2024-10-31T21:11:00Z">
              <w:pPr>
                <w:jc w:val="both"/>
              </w:pPr>
            </w:pPrChange>
          </w:pPr>
          <w:r w:rsidRPr="00E603DE">
            <w:rPr>
              <w:rFonts w:ascii="Times New Roman" w:eastAsia="Times New Roman" w:hAnsi="Times New Roman" w:cs="Times New Roman"/>
              <w:rPrChange w:id="873" w:author="Mohammad Nayeem Hasan" w:date="2024-11-01T15:54:00Z" w16du:dateUtc="2024-11-01T09:54:00Z">
                <w:rPr>
                  <w:rFonts w:eastAsia="Times New Roman"/>
                </w:rPr>
              </w:rPrChange>
            </w:rPr>
            <w:t> </w:t>
          </w:r>
        </w:p>
      </w:sdtContent>
    </w:sdt>
    <w:p w14:paraId="4DCE9AFA" w14:textId="77777777" w:rsidR="003525EB" w:rsidRPr="00E603DE" w:rsidRDefault="003525EB">
      <w:pPr>
        <w:spacing w:after="0" w:line="360" w:lineRule="auto"/>
        <w:jc w:val="both"/>
        <w:rPr>
          <w:rFonts w:ascii="Times New Roman" w:hAnsi="Times New Roman" w:cs="Times New Roman"/>
          <w:sz w:val="24"/>
          <w:szCs w:val="24"/>
        </w:rPr>
        <w:pPrChange w:id="874" w:author="Mohammad Nayeem Hasan" w:date="2024-11-01T03:11:00Z" w16du:dateUtc="2024-10-31T21:11:00Z">
          <w:pPr>
            <w:jc w:val="both"/>
          </w:pPr>
        </w:pPrChange>
      </w:pPr>
    </w:p>
    <w:sectPr w:rsidR="003525EB" w:rsidRPr="00E603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Najmul Haider" w:date="2024-10-27T14:56:00Z" w:initials="NH">
    <w:p w14:paraId="39D9105A" w14:textId="77777777" w:rsidR="00392450" w:rsidRDefault="00457BE7" w:rsidP="00392450">
      <w:pPr>
        <w:pStyle w:val="CommentText"/>
      </w:pPr>
      <w:r>
        <w:rPr>
          <w:rStyle w:val="CommentReference"/>
        </w:rPr>
        <w:annotationRef/>
      </w:r>
      <w:r w:rsidR="00392450">
        <w:rPr>
          <w:lang w:val="en-GB"/>
        </w:rPr>
        <w:t>Why? Is there any report that dog bite/rabies are related with temp or rainfall?</w:t>
      </w:r>
    </w:p>
    <w:p w14:paraId="575515AD" w14:textId="77777777" w:rsidR="00392450" w:rsidRDefault="00392450" w:rsidP="00392450">
      <w:pPr>
        <w:pStyle w:val="CommentText"/>
      </w:pPr>
    </w:p>
    <w:p w14:paraId="762D6489" w14:textId="77777777" w:rsidR="00392450" w:rsidRDefault="00392450" w:rsidP="00392450">
      <w:pPr>
        <w:pStyle w:val="CommentText"/>
      </w:pPr>
      <w:r>
        <w:rPr>
          <w:lang w:val="en-GB"/>
        </w:rPr>
        <w:t xml:space="preserve">Search in literature </w:t>
      </w:r>
    </w:p>
    <w:p w14:paraId="4676E20A" w14:textId="77777777" w:rsidR="00392450" w:rsidRDefault="00392450" w:rsidP="00392450">
      <w:pPr>
        <w:pStyle w:val="CommentText"/>
        <w:ind w:left="300"/>
      </w:pPr>
      <w:r>
        <w:rPr>
          <w:lang w:val="en-GB"/>
        </w:rPr>
        <w:t xml:space="preserve">Relationship of dog bite and weather patterns (temp and rainfall or humidity) </w:t>
      </w:r>
    </w:p>
    <w:p w14:paraId="5734C967" w14:textId="77777777" w:rsidR="00392450" w:rsidRDefault="00392450" w:rsidP="00392450">
      <w:pPr>
        <w:pStyle w:val="CommentText"/>
        <w:ind w:left="300"/>
      </w:pPr>
      <w:r>
        <w:rPr>
          <w:lang w:val="en-GB"/>
        </w:rPr>
        <w:t xml:space="preserve">Efficiency of rabies virus transmission based on environmental temp </w:t>
      </w:r>
    </w:p>
  </w:comment>
  <w:comment w:id="40" w:author="Najmul Haider" w:date="2024-10-27T14:59:00Z" w:initials="NH">
    <w:p w14:paraId="13873808" w14:textId="499C9985" w:rsidR="0032093C" w:rsidRDefault="0032093C" w:rsidP="0032093C">
      <w:pPr>
        <w:pStyle w:val="CommentText"/>
      </w:pPr>
      <w:r>
        <w:rPr>
          <w:rStyle w:val="CommentReference"/>
        </w:rPr>
        <w:annotationRef/>
      </w:r>
      <w:r>
        <w:rPr>
          <w:lang w:val="en-GB"/>
        </w:rPr>
        <w:t>NOT relevant.</w:t>
      </w:r>
    </w:p>
    <w:p w14:paraId="457D3B63" w14:textId="77777777" w:rsidR="0032093C" w:rsidRDefault="0032093C" w:rsidP="0032093C">
      <w:pPr>
        <w:pStyle w:val="CommentText"/>
      </w:pPr>
    </w:p>
    <w:p w14:paraId="5D9714A0" w14:textId="77777777" w:rsidR="0032093C" w:rsidRDefault="0032093C" w:rsidP="0032093C">
      <w:pPr>
        <w:pStyle w:val="CommentText"/>
      </w:pPr>
      <w:r>
        <w:rPr>
          <w:lang w:val="en-GB"/>
        </w:rPr>
        <w:t xml:space="preserve">The growth factors are related to dengue as new human cases depend on the existing cases.   Human rabies cases depends on rabid animals - not on human cases. Rabies is not known for human to human transmission </w:t>
      </w:r>
    </w:p>
  </w:comment>
  <w:comment w:id="265" w:author="Najmul Haider" w:date="2024-10-27T15:40:00Z" w:initials="NH">
    <w:p w14:paraId="6E68AC71" w14:textId="77777777" w:rsidR="005350EA" w:rsidRDefault="005350EA" w:rsidP="005350EA">
      <w:pPr>
        <w:pStyle w:val="CommentText"/>
      </w:pPr>
      <w:r>
        <w:rPr>
          <w:rStyle w:val="CommentReference"/>
        </w:rPr>
        <w:annotationRef/>
      </w:r>
      <w:r>
        <w:rPr>
          <w:lang w:val="en-GB"/>
        </w:rPr>
        <w:t xml:space="preserve">Need at least 5-8 weather station/divisional data </w:t>
      </w:r>
    </w:p>
  </w:comment>
  <w:comment w:id="440" w:author="Najmul Haider" w:date="2024-10-27T15:03:00Z" w:initials="NH">
    <w:p w14:paraId="7AD99DA3" w14:textId="48F212C9" w:rsidR="0046213D" w:rsidRDefault="0046213D" w:rsidP="0046213D">
      <w:pPr>
        <w:pStyle w:val="CommentText"/>
      </w:pPr>
      <w:r>
        <w:rPr>
          <w:rStyle w:val="CommentReference"/>
        </w:rPr>
        <w:annotationRef/>
      </w:r>
      <w:r>
        <w:rPr>
          <w:lang w:val="en-GB"/>
        </w:rPr>
        <w:t xml:space="preserve">NOT sure if there is any convincing relationship between rabies and weather pattern  </w:t>
      </w:r>
    </w:p>
  </w:comment>
  <w:comment w:id="503" w:author="Najmul Haider" w:date="2024-10-27T15:09:00Z" w:initials="NH">
    <w:p w14:paraId="34C4B13B" w14:textId="77777777" w:rsidR="00F25F8A" w:rsidRDefault="00F25F8A" w:rsidP="00F25F8A">
      <w:pPr>
        <w:pStyle w:val="CommentText"/>
      </w:pPr>
      <w:r>
        <w:rPr>
          <w:rStyle w:val="CommentReference"/>
        </w:rPr>
        <w:annotationRef/>
      </w:r>
      <w:r>
        <w:rPr>
          <w:lang w:val="en-GB"/>
        </w:rPr>
        <w:t xml:space="preserve">Compare the season with the highest cases with others and report the p-value separately! </w:t>
      </w:r>
    </w:p>
  </w:comment>
  <w:comment w:id="572" w:author="Najmul Haider" w:date="2024-10-27T15:11:00Z" w:initials="NH">
    <w:p w14:paraId="36B7F175" w14:textId="77777777" w:rsidR="008627DF" w:rsidRDefault="008627DF" w:rsidP="008627DF">
      <w:pPr>
        <w:pStyle w:val="CommentText"/>
      </w:pPr>
      <w:r>
        <w:rPr>
          <w:rStyle w:val="CommentReference"/>
        </w:rPr>
        <w:annotationRef/>
      </w:r>
      <w:r>
        <w:rPr>
          <w:lang w:val="en-GB"/>
        </w:rPr>
        <w:t>Need an explanation</w:t>
      </w:r>
    </w:p>
  </w:comment>
  <w:comment w:id="644" w:author="Najmul Haider" w:date="2024-10-27T15:12:00Z" w:initials="NH">
    <w:p w14:paraId="52048F1A" w14:textId="77777777" w:rsidR="00047077" w:rsidRDefault="00F0379A" w:rsidP="00047077">
      <w:pPr>
        <w:pStyle w:val="CommentText"/>
      </w:pPr>
      <w:r>
        <w:rPr>
          <w:rStyle w:val="CommentReference"/>
        </w:rPr>
        <w:annotationRef/>
      </w:r>
      <w:r w:rsidR="00047077">
        <w:rPr>
          <w:lang w:val="en-GB"/>
        </w:rPr>
        <w:t xml:space="preserve">Fig 3 A - Total annual cases only </w:t>
      </w:r>
    </w:p>
    <w:p w14:paraId="13F2AA32" w14:textId="77777777" w:rsidR="00047077" w:rsidRDefault="00047077" w:rsidP="00047077">
      <w:pPr>
        <w:pStyle w:val="CommentText"/>
      </w:pPr>
      <w:r>
        <w:rPr>
          <w:lang w:val="en-GB"/>
        </w:rPr>
        <w:t xml:space="preserve">Fig 3B - Monthly mean cases for entire period. </w:t>
      </w:r>
    </w:p>
    <w:p w14:paraId="5F77FA28" w14:textId="77777777" w:rsidR="00047077" w:rsidRDefault="00047077" w:rsidP="00047077">
      <w:pPr>
        <w:pStyle w:val="CommentText"/>
      </w:pPr>
    </w:p>
    <w:p w14:paraId="18C4C100" w14:textId="77777777" w:rsidR="00047077" w:rsidRDefault="00047077" w:rsidP="00047077">
      <w:pPr>
        <w:pStyle w:val="CommentText"/>
      </w:pPr>
      <w:r>
        <w:rPr>
          <w:lang w:val="en-GB"/>
        </w:rPr>
        <w:t xml:space="preserve">Vaccination in another figure </w:t>
      </w:r>
    </w:p>
    <w:p w14:paraId="1E1C86CA" w14:textId="77777777" w:rsidR="00047077" w:rsidRDefault="00047077" w:rsidP="00047077">
      <w:pPr>
        <w:pStyle w:val="CommentText"/>
      </w:pPr>
      <w:r>
        <w:rPr>
          <w:lang w:val="en-GB"/>
        </w:rPr>
        <w:t>Please convert this as the mean value per month</w:t>
      </w:r>
    </w:p>
  </w:comment>
  <w:comment w:id="661" w:author="Najmul Haider" w:date="2024-10-27T15:12:00Z" w:initials="NH">
    <w:p w14:paraId="2B20E660" w14:textId="08F85F73" w:rsidR="001103B4" w:rsidRDefault="001103B4" w:rsidP="001103B4">
      <w:pPr>
        <w:pStyle w:val="CommentText"/>
      </w:pPr>
      <w:r>
        <w:rPr>
          <w:rStyle w:val="CommentReference"/>
        </w:rPr>
        <w:annotationRef/>
      </w:r>
      <w:r>
        <w:rPr>
          <w:lang w:val="en-GB"/>
        </w:rPr>
        <w:t xml:space="preserve">NOT relevant for dengue </w:t>
      </w:r>
    </w:p>
  </w:comment>
  <w:comment w:id="690" w:author="Najmul Haider" w:date="2024-10-27T15:14:00Z" w:initials="NH">
    <w:p w14:paraId="4068FB14" w14:textId="77777777" w:rsidR="00B52DDD" w:rsidRDefault="00B52DDD" w:rsidP="00B52DDD">
      <w:pPr>
        <w:pStyle w:val="CommentText"/>
      </w:pPr>
      <w:r>
        <w:rPr>
          <w:rStyle w:val="CommentReference"/>
        </w:rPr>
        <w:annotationRef/>
      </w:r>
      <w:r>
        <w:rPr>
          <w:lang w:val="en-GB"/>
        </w:rPr>
        <w:t>Run the model for full period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734C967" w15:done="0"/>
  <w15:commentEx w15:paraId="5D9714A0" w15:done="0"/>
  <w15:commentEx w15:paraId="6E68AC71" w15:done="0"/>
  <w15:commentEx w15:paraId="7AD99DA3" w15:done="0"/>
  <w15:commentEx w15:paraId="34C4B13B" w15:done="0"/>
  <w15:commentEx w15:paraId="36B7F175" w15:done="0"/>
  <w15:commentEx w15:paraId="1E1C86CA" w15:done="0"/>
  <w15:commentEx w15:paraId="2B20E660" w15:done="0"/>
  <w15:commentEx w15:paraId="4068FB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2EB64F" w16cex:dateUtc="2024-10-27T14:56:00Z"/>
  <w16cex:commentExtensible w16cex:durableId="216425A5" w16cex:dateUtc="2024-10-27T14:59:00Z"/>
  <w16cex:commentExtensible w16cex:durableId="583A6607" w16cex:dateUtc="2024-10-27T15:40:00Z"/>
  <w16cex:commentExtensible w16cex:durableId="56FD2013" w16cex:dateUtc="2024-10-27T15:03:00Z"/>
  <w16cex:commentExtensible w16cex:durableId="679B3557" w16cex:dateUtc="2024-10-27T15:09:00Z"/>
  <w16cex:commentExtensible w16cex:durableId="374B3162" w16cex:dateUtc="2024-10-27T15:11:00Z"/>
  <w16cex:commentExtensible w16cex:durableId="3A696FED" w16cex:dateUtc="2024-10-27T15:12:00Z"/>
  <w16cex:commentExtensible w16cex:durableId="5EDB3249" w16cex:dateUtc="2024-10-27T15:12:00Z"/>
  <w16cex:commentExtensible w16cex:durableId="48271DE1" w16cex:dateUtc="2024-10-2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734C967" w16cid:durableId="032EB64F"/>
  <w16cid:commentId w16cid:paraId="5D9714A0" w16cid:durableId="216425A5"/>
  <w16cid:commentId w16cid:paraId="6E68AC71" w16cid:durableId="583A6607"/>
  <w16cid:commentId w16cid:paraId="7AD99DA3" w16cid:durableId="56FD2013"/>
  <w16cid:commentId w16cid:paraId="34C4B13B" w16cid:durableId="679B3557"/>
  <w16cid:commentId w16cid:paraId="36B7F175" w16cid:durableId="374B3162"/>
  <w16cid:commentId w16cid:paraId="1E1C86CA" w16cid:durableId="3A696FED"/>
  <w16cid:commentId w16cid:paraId="2B20E660" w16cid:durableId="5EDB3249"/>
  <w16cid:commentId w16cid:paraId="4068FB14" w16cid:durableId="48271D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hammad Nayeem Hasan">
    <w15:presenceInfo w15:providerId="Windows Live" w15:userId="5be14f6c7eaf8e33"/>
  </w15:person>
  <w15:person w15:author="Najmul Haider">
    <w15:presenceInfo w15:providerId="AD" w15:userId="S::n.haider@keele.ac.uk::5a1c00a1-f443-45cb-bc34-0be84e0114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992"/>
    <w:rsid w:val="00006D9E"/>
    <w:rsid w:val="0001484E"/>
    <w:rsid w:val="00031EFD"/>
    <w:rsid w:val="000337E4"/>
    <w:rsid w:val="00047077"/>
    <w:rsid w:val="00047978"/>
    <w:rsid w:val="00067738"/>
    <w:rsid w:val="000C4A1C"/>
    <w:rsid w:val="000D19A0"/>
    <w:rsid w:val="000D27C6"/>
    <w:rsid w:val="000D2AAA"/>
    <w:rsid w:val="000D6CCC"/>
    <w:rsid w:val="000E0BF9"/>
    <w:rsid w:val="001103B4"/>
    <w:rsid w:val="001135C5"/>
    <w:rsid w:val="001137C9"/>
    <w:rsid w:val="001242E6"/>
    <w:rsid w:val="001254E9"/>
    <w:rsid w:val="001259E2"/>
    <w:rsid w:val="00131154"/>
    <w:rsid w:val="00131E52"/>
    <w:rsid w:val="00163C9A"/>
    <w:rsid w:val="001901B9"/>
    <w:rsid w:val="00194426"/>
    <w:rsid w:val="001A7184"/>
    <w:rsid w:val="001B05F5"/>
    <w:rsid w:val="001C13C2"/>
    <w:rsid w:val="001D3C4E"/>
    <w:rsid w:val="001E355A"/>
    <w:rsid w:val="00204164"/>
    <w:rsid w:val="00206F48"/>
    <w:rsid w:val="00237612"/>
    <w:rsid w:val="00241E94"/>
    <w:rsid w:val="002455D5"/>
    <w:rsid w:val="00247B13"/>
    <w:rsid w:val="00252C0A"/>
    <w:rsid w:val="00255030"/>
    <w:rsid w:val="00257618"/>
    <w:rsid w:val="00265602"/>
    <w:rsid w:val="00271036"/>
    <w:rsid w:val="00277ADC"/>
    <w:rsid w:val="00290269"/>
    <w:rsid w:val="002B32F1"/>
    <w:rsid w:val="002D009B"/>
    <w:rsid w:val="002D7E27"/>
    <w:rsid w:val="002E3B61"/>
    <w:rsid w:val="003175D3"/>
    <w:rsid w:val="0032093C"/>
    <w:rsid w:val="00326C06"/>
    <w:rsid w:val="003525EB"/>
    <w:rsid w:val="0035598B"/>
    <w:rsid w:val="003629CC"/>
    <w:rsid w:val="003633C1"/>
    <w:rsid w:val="00367A60"/>
    <w:rsid w:val="00392450"/>
    <w:rsid w:val="003A4123"/>
    <w:rsid w:val="003A43E3"/>
    <w:rsid w:val="003A62FB"/>
    <w:rsid w:val="003B4F25"/>
    <w:rsid w:val="003C397C"/>
    <w:rsid w:val="003D120C"/>
    <w:rsid w:val="003D5D04"/>
    <w:rsid w:val="003D6A01"/>
    <w:rsid w:val="003F262E"/>
    <w:rsid w:val="003F63B9"/>
    <w:rsid w:val="00415E49"/>
    <w:rsid w:val="004167A0"/>
    <w:rsid w:val="00416EE7"/>
    <w:rsid w:val="00417127"/>
    <w:rsid w:val="00451E27"/>
    <w:rsid w:val="004523BB"/>
    <w:rsid w:val="004561D5"/>
    <w:rsid w:val="00457BE7"/>
    <w:rsid w:val="0046213D"/>
    <w:rsid w:val="0048730F"/>
    <w:rsid w:val="00497802"/>
    <w:rsid w:val="004A3840"/>
    <w:rsid w:val="004A715F"/>
    <w:rsid w:val="004A7C3E"/>
    <w:rsid w:val="004B7308"/>
    <w:rsid w:val="004D1DD9"/>
    <w:rsid w:val="00505378"/>
    <w:rsid w:val="00522337"/>
    <w:rsid w:val="00522EA3"/>
    <w:rsid w:val="005350EA"/>
    <w:rsid w:val="00536606"/>
    <w:rsid w:val="00537825"/>
    <w:rsid w:val="00540C22"/>
    <w:rsid w:val="00560B3C"/>
    <w:rsid w:val="00565ED1"/>
    <w:rsid w:val="00570F4E"/>
    <w:rsid w:val="0059255C"/>
    <w:rsid w:val="005B08FD"/>
    <w:rsid w:val="005B3904"/>
    <w:rsid w:val="005E1EBD"/>
    <w:rsid w:val="005E5896"/>
    <w:rsid w:val="005E6E3A"/>
    <w:rsid w:val="005F616B"/>
    <w:rsid w:val="005F7D5B"/>
    <w:rsid w:val="00603FD4"/>
    <w:rsid w:val="006052D5"/>
    <w:rsid w:val="00620B70"/>
    <w:rsid w:val="00637920"/>
    <w:rsid w:val="00645C4C"/>
    <w:rsid w:val="006518C8"/>
    <w:rsid w:val="0065458D"/>
    <w:rsid w:val="00664A47"/>
    <w:rsid w:val="00682D0F"/>
    <w:rsid w:val="006847F4"/>
    <w:rsid w:val="006A0965"/>
    <w:rsid w:val="006A5FE6"/>
    <w:rsid w:val="006A7B73"/>
    <w:rsid w:val="006B07F9"/>
    <w:rsid w:val="006B2BC0"/>
    <w:rsid w:val="006B3D35"/>
    <w:rsid w:val="006D4AC2"/>
    <w:rsid w:val="006D7B78"/>
    <w:rsid w:val="006E16D4"/>
    <w:rsid w:val="006E3909"/>
    <w:rsid w:val="006E71E0"/>
    <w:rsid w:val="006F1331"/>
    <w:rsid w:val="006F3CC6"/>
    <w:rsid w:val="006F3F1F"/>
    <w:rsid w:val="00703727"/>
    <w:rsid w:val="00713118"/>
    <w:rsid w:val="007219C5"/>
    <w:rsid w:val="00725DD4"/>
    <w:rsid w:val="0073238E"/>
    <w:rsid w:val="0074014F"/>
    <w:rsid w:val="0077250C"/>
    <w:rsid w:val="00773FBC"/>
    <w:rsid w:val="007961A7"/>
    <w:rsid w:val="007A4A18"/>
    <w:rsid w:val="007B52D1"/>
    <w:rsid w:val="007C7F0B"/>
    <w:rsid w:val="007D760D"/>
    <w:rsid w:val="007E06AC"/>
    <w:rsid w:val="007E5D3F"/>
    <w:rsid w:val="00825994"/>
    <w:rsid w:val="0084136A"/>
    <w:rsid w:val="00841576"/>
    <w:rsid w:val="00843EB9"/>
    <w:rsid w:val="008514D7"/>
    <w:rsid w:val="008627DF"/>
    <w:rsid w:val="00863CF6"/>
    <w:rsid w:val="00864E10"/>
    <w:rsid w:val="00873859"/>
    <w:rsid w:val="00886DBB"/>
    <w:rsid w:val="008A1AFA"/>
    <w:rsid w:val="008B42DE"/>
    <w:rsid w:val="008B7134"/>
    <w:rsid w:val="008B7C64"/>
    <w:rsid w:val="008C13D0"/>
    <w:rsid w:val="008D197D"/>
    <w:rsid w:val="008E0713"/>
    <w:rsid w:val="008E4BE5"/>
    <w:rsid w:val="008E774B"/>
    <w:rsid w:val="008F3EBD"/>
    <w:rsid w:val="009003A8"/>
    <w:rsid w:val="00924EC8"/>
    <w:rsid w:val="0093053D"/>
    <w:rsid w:val="009435CB"/>
    <w:rsid w:val="00951379"/>
    <w:rsid w:val="00952952"/>
    <w:rsid w:val="00957F2C"/>
    <w:rsid w:val="00983AE1"/>
    <w:rsid w:val="009A01F9"/>
    <w:rsid w:val="009B0EAE"/>
    <w:rsid w:val="009C7611"/>
    <w:rsid w:val="009E48A2"/>
    <w:rsid w:val="00A006AC"/>
    <w:rsid w:val="00A00E55"/>
    <w:rsid w:val="00A077E9"/>
    <w:rsid w:val="00A215AE"/>
    <w:rsid w:val="00A2699E"/>
    <w:rsid w:val="00A328BD"/>
    <w:rsid w:val="00A56299"/>
    <w:rsid w:val="00A61488"/>
    <w:rsid w:val="00A61A59"/>
    <w:rsid w:val="00A841AE"/>
    <w:rsid w:val="00AA2250"/>
    <w:rsid w:val="00AA625F"/>
    <w:rsid w:val="00AA63EC"/>
    <w:rsid w:val="00AA6F44"/>
    <w:rsid w:val="00AB0FCE"/>
    <w:rsid w:val="00AC4EFA"/>
    <w:rsid w:val="00B05106"/>
    <w:rsid w:val="00B07F36"/>
    <w:rsid w:val="00B1042E"/>
    <w:rsid w:val="00B123F2"/>
    <w:rsid w:val="00B22E4A"/>
    <w:rsid w:val="00B23992"/>
    <w:rsid w:val="00B36F60"/>
    <w:rsid w:val="00B46A48"/>
    <w:rsid w:val="00B52DDD"/>
    <w:rsid w:val="00BA27B9"/>
    <w:rsid w:val="00BE14DB"/>
    <w:rsid w:val="00C2707F"/>
    <w:rsid w:val="00C33ED0"/>
    <w:rsid w:val="00C36D95"/>
    <w:rsid w:val="00C848FD"/>
    <w:rsid w:val="00CA5027"/>
    <w:rsid w:val="00CB0365"/>
    <w:rsid w:val="00CB537C"/>
    <w:rsid w:val="00CC014F"/>
    <w:rsid w:val="00CC4647"/>
    <w:rsid w:val="00CF09B8"/>
    <w:rsid w:val="00D05FDC"/>
    <w:rsid w:val="00D1155C"/>
    <w:rsid w:val="00D228C8"/>
    <w:rsid w:val="00D31147"/>
    <w:rsid w:val="00D34DC4"/>
    <w:rsid w:val="00D44257"/>
    <w:rsid w:val="00D617BE"/>
    <w:rsid w:val="00D6515A"/>
    <w:rsid w:val="00D87C01"/>
    <w:rsid w:val="00D92A6E"/>
    <w:rsid w:val="00DB1527"/>
    <w:rsid w:val="00DB7E61"/>
    <w:rsid w:val="00DC1067"/>
    <w:rsid w:val="00DC3CAD"/>
    <w:rsid w:val="00DC6BC3"/>
    <w:rsid w:val="00DD59E3"/>
    <w:rsid w:val="00DE0683"/>
    <w:rsid w:val="00DE2805"/>
    <w:rsid w:val="00E0037E"/>
    <w:rsid w:val="00E01C29"/>
    <w:rsid w:val="00E0708C"/>
    <w:rsid w:val="00E33DDB"/>
    <w:rsid w:val="00E517DF"/>
    <w:rsid w:val="00E603DE"/>
    <w:rsid w:val="00E612B5"/>
    <w:rsid w:val="00E662E2"/>
    <w:rsid w:val="00EB5F24"/>
    <w:rsid w:val="00EB678F"/>
    <w:rsid w:val="00EB7EE7"/>
    <w:rsid w:val="00ED1DB9"/>
    <w:rsid w:val="00EF544D"/>
    <w:rsid w:val="00F0379A"/>
    <w:rsid w:val="00F05BB9"/>
    <w:rsid w:val="00F12BE9"/>
    <w:rsid w:val="00F17FEF"/>
    <w:rsid w:val="00F24801"/>
    <w:rsid w:val="00F249B1"/>
    <w:rsid w:val="00F25F8A"/>
    <w:rsid w:val="00F318AD"/>
    <w:rsid w:val="00F372FA"/>
    <w:rsid w:val="00F4002A"/>
    <w:rsid w:val="00F46855"/>
    <w:rsid w:val="00F70B09"/>
    <w:rsid w:val="00F74886"/>
    <w:rsid w:val="00F83230"/>
    <w:rsid w:val="00F93B00"/>
    <w:rsid w:val="00F976CB"/>
    <w:rsid w:val="00F97EC9"/>
    <w:rsid w:val="00FA044F"/>
    <w:rsid w:val="00FA2402"/>
    <w:rsid w:val="00FA29A4"/>
    <w:rsid w:val="00FA77CE"/>
    <w:rsid w:val="00FE0955"/>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194704"/>
  <w15:chartTrackingRefBased/>
  <w15:docId w15:val="{5C5E274C-E6B9-493E-BFB2-417A601C4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E0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1A7184"/>
  </w:style>
  <w:style w:type="paragraph" w:styleId="HTMLPreformatted">
    <w:name w:val="HTML Preformatted"/>
    <w:basedOn w:val="Normal"/>
    <w:link w:val="HTMLPreformattedChar"/>
    <w:uiPriority w:val="99"/>
    <w:semiHidden/>
    <w:unhideWhenUsed/>
    <w:rsid w:val="008B7C6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B7C64"/>
    <w:rPr>
      <w:rFonts w:ascii="Consolas" w:hAnsi="Consolas"/>
      <w:sz w:val="20"/>
      <w:szCs w:val="20"/>
    </w:rPr>
  </w:style>
  <w:style w:type="character" w:styleId="PlaceholderText">
    <w:name w:val="Placeholder Text"/>
    <w:basedOn w:val="DefaultParagraphFont"/>
    <w:uiPriority w:val="99"/>
    <w:semiHidden/>
    <w:rsid w:val="001135C5"/>
    <w:rPr>
      <w:color w:val="666666"/>
    </w:rPr>
  </w:style>
  <w:style w:type="character" w:styleId="CommentReference">
    <w:name w:val="annotation reference"/>
    <w:basedOn w:val="DefaultParagraphFont"/>
    <w:uiPriority w:val="99"/>
    <w:semiHidden/>
    <w:unhideWhenUsed/>
    <w:rsid w:val="00457BE7"/>
    <w:rPr>
      <w:sz w:val="16"/>
      <w:szCs w:val="16"/>
    </w:rPr>
  </w:style>
  <w:style w:type="paragraph" w:styleId="CommentText">
    <w:name w:val="annotation text"/>
    <w:basedOn w:val="Normal"/>
    <w:link w:val="CommentTextChar"/>
    <w:uiPriority w:val="99"/>
    <w:unhideWhenUsed/>
    <w:rsid w:val="00457BE7"/>
    <w:pPr>
      <w:spacing w:line="240" w:lineRule="auto"/>
    </w:pPr>
    <w:rPr>
      <w:sz w:val="20"/>
      <w:szCs w:val="20"/>
    </w:rPr>
  </w:style>
  <w:style w:type="character" w:customStyle="1" w:styleId="CommentTextChar">
    <w:name w:val="Comment Text Char"/>
    <w:basedOn w:val="DefaultParagraphFont"/>
    <w:link w:val="CommentText"/>
    <w:uiPriority w:val="99"/>
    <w:rsid w:val="00457BE7"/>
    <w:rPr>
      <w:sz w:val="20"/>
      <w:szCs w:val="20"/>
    </w:rPr>
  </w:style>
  <w:style w:type="paragraph" w:styleId="CommentSubject">
    <w:name w:val="annotation subject"/>
    <w:basedOn w:val="CommentText"/>
    <w:next w:val="CommentText"/>
    <w:link w:val="CommentSubjectChar"/>
    <w:uiPriority w:val="99"/>
    <w:semiHidden/>
    <w:unhideWhenUsed/>
    <w:rsid w:val="00457BE7"/>
    <w:rPr>
      <w:b/>
      <w:bCs/>
    </w:rPr>
  </w:style>
  <w:style w:type="character" w:customStyle="1" w:styleId="CommentSubjectChar">
    <w:name w:val="Comment Subject Char"/>
    <w:basedOn w:val="CommentTextChar"/>
    <w:link w:val="CommentSubject"/>
    <w:uiPriority w:val="99"/>
    <w:semiHidden/>
    <w:rsid w:val="00457BE7"/>
    <w:rPr>
      <w:b/>
      <w:bCs/>
      <w:sz w:val="20"/>
      <w:szCs w:val="20"/>
    </w:rPr>
  </w:style>
  <w:style w:type="paragraph" w:styleId="Revision">
    <w:name w:val="Revision"/>
    <w:hidden/>
    <w:uiPriority w:val="99"/>
    <w:semiHidden/>
    <w:rsid w:val="00CF09B8"/>
    <w:pPr>
      <w:spacing w:after="0" w:line="240" w:lineRule="auto"/>
    </w:pPr>
  </w:style>
  <w:style w:type="paragraph" w:styleId="ListParagraph">
    <w:name w:val="List Paragraph"/>
    <w:basedOn w:val="Normal"/>
    <w:uiPriority w:val="34"/>
    <w:qFormat/>
    <w:rsid w:val="00257618"/>
    <w:pPr>
      <w:ind w:left="720"/>
      <w:contextualSpacing/>
    </w:pPr>
  </w:style>
  <w:style w:type="character" w:styleId="Hyperlink">
    <w:name w:val="Hyperlink"/>
    <w:basedOn w:val="DefaultParagraphFont"/>
    <w:uiPriority w:val="99"/>
    <w:unhideWhenUsed/>
    <w:rsid w:val="00D92A6E"/>
    <w:rPr>
      <w:color w:val="0563C1" w:themeColor="hyperlink"/>
      <w:u w:val="single"/>
    </w:rPr>
  </w:style>
  <w:style w:type="character" w:styleId="UnresolvedMention">
    <w:name w:val="Unresolved Mention"/>
    <w:basedOn w:val="DefaultParagraphFont"/>
    <w:uiPriority w:val="99"/>
    <w:semiHidden/>
    <w:unhideWhenUsed/>
    <w:rsid w:val="00D92A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0936">
      <w:bodyDiv w:val="1"/>
      <w:marLeft w:val="0"/>
      <w:marRight w:val="0"/>
      <w:marTop w:val="0"/>
      <w:marBottom w:val="0"/>
      <w:divBdr>
        <w:top w:val="none" w:sz="0" w:space="0" w:color="auto"/>
        <w:left w:val="none" w:sz="0" w:space="0" w:color="auto"/>
        <w:bottom w:val="none" w:sz="0" w:space="0" w:color="auto"/>
        <w:right w:val="none" w:sz="0" w:space="0" w:color="auto"/>
      </w:divBdr>
    </w:div>
    <w:div w:id="10452606">
      <w:bodyDiv w:val="1"/>
      <w:marLeft w:val="0"/>
      <w:marRight w:val="0"/>
      <w:marTop w:val="0"/>
      <w:marBottom w:val="0"/>
      <w:divBdr>
        <w:top w:val="none" w:sz="0" w:space="0" w:color="auto"/>
        <w:left w:val="none" w:sz="0" w:space="0" w:color="auto"/>
        <w:bottom w:val="none" w:sz="0" w:space="0" w:color="auto"/>
        <w:right w:val="none" w:sz="0" w:space="0" w:color="auto"/>
      </w:divBdr>
    </w:div>
    <w:div w:id="11998820">
      <w:bodyDiv w:val="1"/>
      <w:marLeft w:val="0"/>
      <w:marRight w:val="0"/>
      <w:marTop w:val="0"/>
      <w:marBottom w:val="0"/>
      <w:divBdr>
        <w:top w:val="none" w:sz="0" w:space="0" w:color="auto"/>
        <w:left w:val="none" w:sz="0" w:space="0" w:color="auto"/>
        <w:bottom w:val="none" w:sz="0" w:space="0" w:color="auto"/>
        <w:right w:val="none" w:sz="0" w:space="0" w:color="auto"/>
      </w:divBdr>
    </w:div>
    <w:div w:id="23755302">
      <w:bodyDiv w:val="1"/>
      <w:marLeft w:val="0"/>
      <w:marRight w:val="0"/>
      <w:marTop w:val="0"/>
      <w:marBottom w:val="0"/>
      <w:divBdr>
        <w:top w:val="none" w:sz="0" w:space="0" w:color="auto"/>
        <w:left w:val="none" w:sz="0" w:space="0" w:color="auto"/>
        <w:bottom w:val="none" w:sz="0" w:space="0" w:color="auto"/>
        <w:right w:val="none" w:sz="0" w:space="0" w:color="auto"/>
      </w:divBdr>
    </w:div>
    <w:div w:id="26952316">
      <w:bodyDiv w:val="1"/>
      <w:marLeft w:val="0"/>
      <w:marRight w:val="0"/>
      <w:marTop w:val="0"/>
      <w:marBottom w:val="0"/>
      <w:divBdr>
        <w:top w:val="none" w:sz="0" w:space="0" w:color="auto"/>
        <w:left w:val="none" w:sz="0" w:space="0" w:color="auto"/>
        <w:bottom w:val="none" w:sz="0" w:space="0" w:color="auto"/>
        <w:right w:val="none" w:sz="0" w:space="0" w:color="auto"/>
      </w:divBdr>
    </w:div>
    <w:div w:id="28574172">
      <w:bodyDiv w:val="1"/>
      <w:marLeft w:val="0"/>
      <w:marRight w:val="0"/>
      <w:marTop w:val="0"/>
      <w:marBottom w:val="0"/>
      <w:divBdr>
        <w:top w:val="none" w:sz="0" w:space="0" w:color="auto"/>
        <w:left w:val="none" w:sz="0" w:space="0" w:color="auto"/>
        <w:bottom w:val="none" w:sz="0" w:space="0" w:color="auto"/>
        <w:right w:val="none" w:sz="0" w:space="0" w:color="auto"/>
      </w:divBdr>
    </w:div>
    <w:div w:id="33968679">
      <w:bodyDiv w:val="1"/>
      <w:marLeft w:val="0"/>
      <w:marRight w:val="0"/>
      <w:marTop w:val="0"/>
      <w:marBottom w:val="0"/>
      <w:divBdr>
        <w:top w:val="none" w:sz="0" w:space="0" w:color="auto"/>
        <w:left w:val="none" w:sz="0" w:space="0" w:color="auto"/>
        <w:bottom w:val="none" w:sz="0" w:space="0" w:color="auto"/>
        <w:right w:val="none" w:sz="0" w:space="0" w:color="auto"/>
      </w:divBdr>
    </w:div>
    <w:div w:id="37164299">
      <w:bodyDiv w:val="1"/>
      <w:marLeft w:val="0"/>
      <w:marRight w:val="0"/>
      <w:marTop w:val="0"/>
      <w:marBottom w:val="0"/>
      <w:divBdr>
        <w:top w:val="none" w:sz="0" w:space="0" w:color="auto"/>
        <w:left w:val="none" w:sz="0" w:space="0" w:color="auto"/>
        <w:bottom w:val="none" w:sz="0" w:space="0" w:color="auto"/>
        <w:right w:val="none" w:sz="0" w:space="0" w:color="auto"/>
      </w:divBdr>
    </w:div>
    <w:div w:id="45497568">
      <w:bodyDiv w:val="1"/>
      <w:marLeft w:val="0"/>
      <w:marRight w:val="0"/>
      <w:marTop w:val="0"/>
      <w:marBottom w:val="0"/>
      <w:divBdr>
        <w:top w:val="none" w:sz="0" w:space="0" w:color="auto"/>
        <w:left w:val="none" w:sz="0" w:space="0" w:color="auto"/>
        <w:bottom w:val="none" w:sz="0" w:space="0" w:color="auto"/>
        <w:right w:val="none" w:sz="0" w:space="0" w:color="auto"/>
      </w:divBdr>
    </w:div>
    <w:div w:id="45761248">
      <w:bodyDiv w:val="1"/>
      <w:marLeft w:val="0"/>
      <w:marRight w:val="0"/>
      <w:marTop w:val="0"/>
      <w:marBottom w:val="0"/>
      <w:divBdr>
        <w:top w:val="none" w:sz="0" w:space="0" w:color="auto"/>
        <w:left w:val="none" w:sz="0" w:space="0" w:color="auto"/>
        <w:bottom w:val="none" w:sz="0" w:space="0" w:color="auto"/>
        <w:right w:val="none" w:sz="0" w:space="0" w:color="auto"/>
      </w:divBdr>
    </w:div>
    <w:div w:id="49153571">
      <w:bodyDiv w:val="1"/>
      <w:marLeft w:val="0"/>
      <w:marRight w:val="0"/>
      <w:marTop w:val="0"/>
      <w:marBottom w:val="0"/>
      <w:divBdr>
        <w:top w:val="none" w:sz="0" w:space="0" w:color="auto"/>
        <w:left w:val="none" w:sz="0" w:space="0" w:color="auto"/>
        <w:bottom w:val="none" w:sz="0" w:space="0" w:color="auto"/>
        <w:right w:val="none" w:sz="0" w:space="0" w:color="auto"/>
      </w:divBdr>
    </w:div>
    <w:div w:id="51470005">
      <w:bodyDiv w:val="1"/>
      <w:marLeft w:val="0"/>
      <w:marRight w:val="0"/>
      <w:marTop w:val="0"/>
      <w:marBottom w:val="0"/>
      <w:divBdr>
        <w:top w:val="none" w:sz="0" w:space="0" w:color="auto"/>
        <w:left w:val="none" w:sz="0" w:space="0" w:color="auto"/>
        <w:bottom w:val="none" w:sz="0" w:space="0" w:color="auto"/>
        <w:right w:val="none" w:sz="0" w:space="0" w:color="auto"/>
      </w:divBdr>
    </w:div>
    <w:div w:id="60906355">
      <w:bodyDiv w:val="1"/>
      <w:marLeft w:val="0"/>
      <w:marRight w:val="0"/>
      <w:marTop w:val="0"/>
      <w:marBottom w:val="0"/>
      <w:divBdr>
        <w:top w:val="none" w:sz="0" w:space="0" w:color="auto"/>
        <w:left w:val="none" w:sz="0" w:space="0" w:color="auto"/>
        <w:bottom w:val="none" w:sz="0" w:space="0" w:color="auto"/>
        <w:right w:val="none" w:sz="0" w:space="0" w:color="auto"/>
      </w:divBdr>
    </w:div>
    <w:div w:id="63187745">
      <w:bodyDiv w:val="1"/>
      <w:marLeft w:val="0"/>
      <w:marRight w:val="0"/>
      <w:marTop w:val="0"/>
      <w:marBottom w:val="0"/>
      <w:divBdr>
        <w:top w:val="none" w:sz="0" w:space="0" w:color="auto"/>
        <w:left w:val="none" w:sz="0" w:space="0" w:color="auto"/>
        <w:bottom w:val="none" w:sz="0" w:space="0" w:color="auto"/>
        <w:right w:val="none" w:sz="0" w:space="0" w:color="auto"/>
      </w:divBdr>
    </w:div>
    <w:div w:id="63601590">
      <w:bodyDiv w:val="1"/>
      <w:marLeft w:val="0"/>
      <w:marRight w:val="0"/>
      <w:marTop w:val="0"/>
      <w:marBottom w:val="0"/>
      <w:divBdr>
        <w:top w:val="none" w:sz="0" w:space="0" w:color="auto"/>
        <w:left w:val="none" w:sz="0" w:space="0" w:color="auto"/>
        <w:bottom w:val="none" w:sz="0" w:space="0" w:color="auto"/>
        <w:right w:val="none" w:sz="0" w:space="0" w:color="auto"/>
      </w:divBdr>
    </w:div>
    <w:div w:id="64841074">
      <w:bodyDiv w:val="1"/>
      <w:marLeft w:val="0"/>
      <w:marRight w:val="0"/>
      <w:marTop w:val="0"/>
      <w:marBottom w:val="0"/>
      <w:divBdr>
        <w:top w:val="none" w:sz="0" w:space="0" w:color="auto"/>
        <w:left w:val="none" w:sz="0" w:space="0" w:color="auto"/>
        <w:bottom w:val="none" w:sz="0" w:space="0" w:color="auto"/>
        <w:right w:val="none" w:sz="0" w:space="0" w:color="auto"/>
      </w:divBdr>
    </w:div>
    <w:div w:id="65156225">
      <w:bodyDiv w:val="1"/>
      <w:marLeft w:val="0"/>
      <w:marRight w:val="0"/>
      <w:marTop w:val="0"/>
      <w:marBottom w:val="0"/>
      <w:divBdr>
        <w:top w:val="none" w:sz="0" w:space="0" w:color="auto"/>
        <w:left w:val="none" w:sz="0" w:space="0" w:color="auto"/>
        <w:bottom w:val="none" w:sz="0" w:space="0" w:color="auto"/>
        <w:right w:val="none" w:sz="0" w:space="0" w:color="auto"/>
      </w:divBdr>
    </w:div>
    <w:div w:id="67657869">
      <w:bodyDiv w:val="1"/>
      <w:marLeft w:val="0"/>
      <w:marRight w:val="0"/>
      <w:marTop w:val="0"/>
      <w:marBottom w:val="0"/>
      <w:divBdr>
        <w:top w:val="none" w:sz="0" w:space="0" w:color="auto"/>
        <w:left w:val="none" w:sz="0" w:space="0" w:color="auto"/>
        <w:bottom w:val="none" w:sz="0" w:space="0" w:color="auto"/>
        <w:right w:val="none" w:sz="0" w:space="0" w:color="auto"/>
      </w:divBdr>
    </w:div>
    <w:div w:id="70735806">
      <w:bodyDiv w:val="1"/>
      <w:marLeft w:val="0"/>
      <w:marRight w:val="0"/>
      <w:marTop w:val="0"/>
      <w:marBottom w:val="0"/>
      <w:divBdr>
        <w:top w:val="none" w:sz="0" w:space="0" w:color="auto"/>
        <w:left w:val="none" w:sz="0" w:space="0" w:color="auto"/>
        <w:bottom w:val="none" w:sz="0" w:space="0" w:color="auto"/>
        <w:right w:val="none" w:sz="0" w:space="0" w:color="auto"/>
      </w:divBdr>
    </w:div>
    <w:div w:id="78406394">
      <w:bodyDiv w:val="1"/>
      <w:marLeft w:val="0"/>
      <w:marRight w:val="0"/>
      <w:marTop w:val="0"/>
      <w:marBottom w:val="0"/>
      <w:divBdr>
        <w:top w:val="none" w:sz="0" w:space="0" w:color="auto"/>
        <w:left w:val="none" w:sz="0" w:space="0" w:color="auto"/>
        <w:bottom w:val="none" w:sz="0" w:space="0" w:color="auto"/>
        <w:right w:val="none" w:sz="0" w:space="0" w:color="auto"/>
      </w:divBdr>
    </w:div>
    <w:div w:id="91318019">
      <w:bodyDiv w:val="1"/>
      <w:marLeft w:val="0"/>
      <w:marRight w:val="0"/>
      <w:marTop w:val="0"/>
      <w:marBottom w:val="0"/>
      <w:divBdr>
        <w:top w:val="none" w:sz="0" w:space="0" w:color="auto"/>
        <w:left w:val="none" w:sz="0" w:space="0" w:color="auto"/>
        <w:bottom w:val="none" w:sz="0" w:space="0" w:color="auto"/>
        <w:right w:val="none" w:sz="0" w:space="0" w:color="auto"/>
      </w:divBdr>
    </w:div>
    <w:div w:id="102187013">
      <w:bodyDiv w:val="1"/>
      <w:marLeft w:val="0"/>
      <w:marRight w:val="0"/>
      <w:marTop w:val="0"/>
      <w:marBottom w:val="0"/>
      <w:divBdr>
        <w:top w:val="none" w:sz="0" w:space="0" w:color="auto"/>
        <w:left w:val="none" w:sz="0" w:space="0" w:color="auto"/>
        <w:bottom w:val="none" w:sz="0" w:space="0" w:color="auto"/>
        <w:right w:val="none" w:sz="0" w:space="0" w:color="auto"/>
      </w:divBdr>
    </w:div>
    <w:div w:id="111632042">
      <w:bodyDiv w:val="1"/>
      <w:marLeft w:val="0"/>
      <w:marRight w:val="0"/>
      <w:marTop w:val="0"/>
      <w:marBottom w:val="0"/>
      <w:divBdr>
        <w:top w:val="none" w:sz="0" w:space="0" w:color="auto"/>
        <w:left w:val="none" w:sz="0" w:space="0" w:color="auto"/>
        <w:bottom w:val="none" w:sz="0" w:space="0" w:color="auto"/>
        <w:right w:val="none" w:sz="0" w:space="0" w:color="auto"/>
      </w:divBdr>
    </w:div>
    <w:div w:id="116221209">
      <w:bodyDiv w:val="1"/>
      <w:marLeft w:val="0"/>
      <w:marRight w:val="0"/>
      <w:marTop w:val="0"/>
      <w:marBottom w:val="0"/>
      <w:divBdr>
        <w:top w:val="none" w:sz="0" w:space="0" w:color="auto"/>
        <w:left w:val="none" w:sz="0" w:space="0" w:color="auto"/>
        <w:bottom w:val="none" w:sz="0" w:space="0" w:color="auto"/>
        <w:right w:val="none" w:sz="0" w:space="0" w:color="auto"/>
      </w:divBdr>
    </w:div>
    <w:div w:id="122424723">
      <w:bodyDiv w:val="1"/>
      <w:marLeft w:val="0"/>
      <w:marRight w:val="0"/>
      <w:marTop w:val="0"/>
      <w:marBottom w:val="0"/>
      <w:divBdr>
        <w:top w:val="none" w:sz="0" w:space="0" w:color="auto"/>
        <w:left w:val="none" w:sz="0" w:space="0" w:color="auto"/>
        <w:bottom w:val="none" w:sz="0" w:space="0" w:color="auto"/>
        <w:right w:val="none" w:sz="0" w:space="0" w:color="auto"/>
      </w:divBdr>
    </w:div>
    <w:div w:id="122846979">
      <w:bodyDiv w:val="1"/>
      <w:marLeft w:val="0"/>
      <w:marRight w:val="0"/>
      <w:marTop w:val="0"/>
      <w:marBottom w:val="0"/>
      <w:divBdr>
        <w:top w:val="none" w:sz="0" w:space="0" w:color="auto"/>
        <w:left w:val="none" w:sz="0" w:space="0" w:color="auto"/>
        <w:bottom w:val="none" w:sz="0" w:space="0" w:color="auto"/>
        <w:right w:val="none" w:sz="0" w:space="0" w:color="auto"/>
      </w:divBdr>
    </w:div>
    <w:div w:id="124006381">
      <w:bodyDiv w:val="1"/>
      <w:marLeft w:val="0"/>
      <w:marRight w:val="0"/>
      <w:marTop w:val="0"/>
      <w:marBottom w:val="0"/>
      <w:divBdr>
        <w:top w:val="none" w:sz="0" w:space="0" w:color="auto"/>
        <w:left w:val="none" w:sz="0" w:space="0" w:color="auto"/>
        <w:bottom w:val="none" w:sz="0" w:space="0" w:color="auto"/>
        <w:right w:val="none" w:sz="0" w:space="0" w:color="auto"/>
      </w:divBdr>
    </w:div>
    <w:div w:id="140006847">
      <w:bodyDiv w:val="1"/>
      <w:marLeft w:val="0"/>
      <w:marRight w:val="0"/>
      <w:marTop w:val="0"/>
      <w:marBottom w:val="0"/>
      <w:divBdr>
        <w:top w:val="none" w:sz="0" w:space="0" w:color="auto"/>
        <w:left w:val="none" w:sz="0" w:space="0" w:color="auto"/>
        <w:bottom w:val="none" w:sz="0" w:space="0" w:color="auto"/>
        <w:right w:val="none" w:sz="0" w:space="0" w:color="auto"/>
      </w:divBdr>
    </w:div>
    <w:div w:id="145055881">
      <w:bodyDiv w:val="1"/>
      <w:marLeft w:val="0"/>
      <w:marRight w:val="0"/>
      <w:marTop w:val="0"/>
      <w:marBottom w:val="0"/>
      <w:divBdr>
        <w:top w:val="none" w:sz="0" w:space="0" w:color="auto"/>
        <w:left w:val="none" w:sz="0" w:space="0" w:color="auto"/>
        <w:bottom w:val="none" w:sz="0" w:space="0" w:color="auto"/>
        <w:right w:val="none" w:sz="0" w:space="0" w:color="auto"/>
      </w:divBdr>
    </w:div>
    <w:div w:id="147523176">
      <w:bodyDiv w:val="1"/>
      <w:marLeft w:val="0"/>
      <w:marRight w:val="0"/>
      <w:marTop w:val="0"/>
      <w:marBottom w:val="0"/>
      <w:divBdr>
        <w:top w:val="none" w:sz="0" w:space="0" w:color="auto"/>
        <w:left w:val="none" w:sz="0" w:space="0" w:color="auto"/>
        <w:bottom w:val="none" w:sz="0" w:space="0" w:color="auto"/>
        <w:right w:val="none" w:sz="0" w:space="0" w:color="auto"/>
      </w:divBdr>
    </w:div>
    <w:div w:id="148863097">
      <w:bodyDiv w:val="1"/>
      <w:marLeft w:val="0"/>
      <w:marRight w:val="0"/>
      <w:marTop w:val="0"/>
      <w:marBottom w:val="0"/>
      <w:divBdr>
        <w:top w:val="none" w:sz="0" w:space="0" w:color="auto"/>
        <w:left w:val="none" w:sz="0" w:space="0" w:color="auto"/>
        <w:bottom w:val="none" w:sz="0" w:space="0" w:color="auto"/>
        <w:right w:val="none" w:sz="0" w:space="0" w:color="auto"/>
      </w:divBdr>
    </w:div>
    <w:div w:id="171262487">
      <w:bodyDiv w:val="1"/>
      <w:marLeft w:val="0"/>
      <w:marRight w:val="0"/>
      <w:marTop w:val="0"/>
      <w:marBottom w:val="0"/>
      <w:divBdr>
        <w:top w:val="none" w:sz="0" w:space="0" w:color="auto"/>
        <w:left w:val="none" w:sz="0" w:space="0" w:color="auto"/>
        <w:bottom w:val="none" w:sz="0" w:space="0" w:color="auto"/>
        <w:right w:val="none" w:sz="0" w:space="0" w:color="auto"/>
      </w:divBdr>
    </w:div>
    <w:div w:id="173544723">
      <w:bodyDiv w:val="1"/>
      <w:marLeft w:val="0"/>
      <w:marRight w:val="0"/>
      <w:marTop w:val="0"/>
      <w:marBottom w:val="0"/>
      <w:divBdr>
        <w:top w:val="none" w:sz="0" w:space="0" w:color="auto"/>
        <w:left w:val="none" w:sz="0" w:space="0" w:color="auto"/>
        <w:bottom w:val="none" w:sz="0" w:space="0" w:color="auto"/>
        <w:right w:val="none" w:sz="0" w:space="0" w:color="auto"/>
      </w:divBdr>
    </w:div>
    <w:div w:id="175308895">
      <w:bodyDiv w:val="1"/>
      <w:marLeft w:val="0"/>
      <w:marRight w:val="0"/>
      <w:marTop w:val="0"/>
      <w:marBottom w:val="0"/>
      <w:divBdr>
        <w:top w:val="none" w:sz="0" w:space="0" w:color="auto"/>
        <w:left w:val="none" w:sz="0" w:space="0" w:color="auto"/>
        <w:bottom w:val="none" w:sz="0" w:space="0" w:color="auto"/>
        <w:right w:val="none" w:sz="0" w:space="0" w:color="auto"/>
      </w:divBdr>
    </w:div>
    <w:div w:id="183133116">
      <w:bodyDiv w:val="1"/>
      <w:marLeft w:val="0"/>
      <w:marRight w:val="0"/>
      <w:marTop w:val="0"/>
      <w:marBottom w:val="0"/>
      <w:divBdr>
        <w:top w:val="none" w:sz="0" w:space="0" w:color="auto"/>
        <w:left w:val="none" w:sz="0" w:space="0" w:color="auto"/>
        <w:bottom w:val="none" w:sz="0" w:space="0" w:color="auto"/>
        <w:right w:val="none" w:sz="0" w:space="0" w:color="auto"/>
      </w:divBdr>
    </w:div>
    <w:div w:id="188304509">
      <w:bodyDiv w:val="1"/>
      <w:marLeft w:val="0"/>
      <w:marRight w:val="0"/>
      <w:marTop w:val="0"/>
      <w:marBottom w:val="0"/>
      <w:divBdr>
        <w:top w:val="none" w:sz="0" w:space="0" w:color="auto"/>
        <w:left w:val="none" w:sz="0" w:space="0" w:color="auto"/>
        <w:bottom w:val="none" w:sz="0" w:space="0" w:color="auto"/>
        <w:right w:val="none" w:sz="0" w:space="0" w:color="auto"/>
      </w:divBdr>
    </w:div>
    <w:div w:id="189151856">
      <w:bodyDiv w:val="1"/>
      <w:marLeft w:val="0"/>
      <w:marRight w:val="0"/>
      <w:marTop w:val="0"/>
      <w:marBottom w:val="0"/>
      <w:divBdr>
        <w:top w:val="none" w:sz="0" w:space="0" w:color="auto"/>
        <w:left w:val="none" w:sz="0" w:space="0" w:color="auto"/>
        <w:bottom w:val="none" w:sz="0" w:space="0" w:color="auto"/>
        <w:right w:val="none" w:sz="0" w:space="0" w:color="auto"/>
      </w:divBdr>
    </w:div>
    <w:div w:id="200244658">
      <w:bodyDiv w:val="1"/>
      <w:marLeft w:val="0"/>
      <w:marRight w:val="0"/>
      <w:marTop w:val="0"/>
      <w:marBottom w:val="0"/>
      <w:divBdr>
        <w:top w:val="none" w:sz="0" w:space="0" w:color="auto"/>
        <w:left w:val="none" w:sz="0" w:space="0" w:color="auto"/>
        <w:bottom w:val="none" w:sz="0" w:space="0" w:color="auto"/>
        <w:right w:val="none" w:sz="0" w:space="0" w:color="auto"/>
      </w:divBdr>
    </w:div>
    <w:div w:id="215361611">
      <w:bodyDiv w:val="1"/>
      <w:marLeft w:val="0"/>
      <w:marRight w:val="0"/>
      <w:marTop w:val="0"/>
      <w:marBottom w:val="0"/>
      <w:divBdr>
        <w:top w:val="none" w:sz="0" w:space="0" w:color="auto"/>
        <w:left w:val="none" w:sz="0" w:space="0" w:color="auto"/>
        <w:bottom w:val="none" w:sz="0" w:space="0" w:color="auto"/>
        <w:right w:val="none" w:sz="0" w:space="0" w:color="auto"/>
      </w:divBdr>
    </w:div>
    <w:div w:id="217977822">
      <w:bodyDiv w:val="1"/>
      <w:marLeft w:val="0"/>
      <w:marRight w:val="0"/>
      <w:marTop w:val="0"/>
      <w:marBottom w:val="0"/>
      <w:divBdr>
        <w:top w:val="none" w:sz="0" w:space="0" w:color="auto"/>
        <w:left w:val="none" w:sz="0" w:space="0" w:color="auto"/>
        <w:bottom w:val="none" w:sz="0" w:space="0" w:color="auto"/>
        <w:right w:val="none" w:sz="0" w:space="0" w:color="auto"/>
      </w:divBdr>
    </w:div>
    <w:div w:id="224100160">
      <w:bodyDiv w:val="1"/>
      <w:marLeft w:val="0"/>
      <w:marRight w:val="0"/>
      <w:marTop w:val="0"/>
      <w:marBottom w:val="0"/>
      <w:divBdr>
        <w:top w:val="none" w:sz="0" w:space="0" w:color="auto"/>
        <w:left w:val="none" w:sz="0" w:space="0" w:color="auto"/>
        <w:bottom w:val="none" w:sz="0" w:space="0" w:color="auto"/>
        <w:right w:val="none" w:sz="0" w:space="0" w:color="auto"/>
      </w:divBdr>
    </w:div>
    <w:div w:id="224267040">
      <w:bodyDiv w:val="1"/>
      <w:marLeft w:val="0"/>
      <w:marRight w:val="0"/>
      <w:marTop w:val="0"/>
      <w:marBottom w:val="0"/>
      <w:divBdr>
        <w:top w:val="none" w:sz="0" w:space="0" w:color="auto"/>
        <w:left w:val="none" w:sz="0" w:space="0" w:color="auto"/>
        <w:bottom w:val="none" w:sz="0" w:space="0" w:color="auto"/>
        <w:right w:val="none" w:sz="0" w:space="0" w:color="auto"/>
      </w:divBdr>
    </w:div>
    <w:div w:id="234824410">
      <w:bodyDiv w:val="1"/>
      <w:marLeft w:val="0"/>
      <w:marRight w:val="0"/>
      <w:marTop w:val="0"/>
      <w:marBottom w:val="0"/>
      <w:divBdr>
        <w:top w:val="none" w:sz="0" w:space="0" w:color="auto"/>
        <w:left w:val="none" w:sz="0" w:space="0" w:color="auto"/>
        <w:bottom w:val="none" w:sz="0" w:space="0" w:color="auto"/>
        <w:right w:val="none" w:sz="0" w:space="0" w:color="auto"/>
      </w:divBdr>
    </w:div>
    <w:div w:id="235092766">
      <w:bodyDiv w:val="1"/>
      <w:marLeft w:val="0"/>
      <w:marRight w:val="0"/>
      <w:marTop w:val="0"/>
      <w:marBottom w:val="0"/>
      <w:divBdr>
        <w:top w:val="none" w:sz="0" w:space="0" w:color="auto"/>
        <w:left w:val="none" w:sz="0" w:space="0" w:color="auto"/>
        <w:bottom w:val="none" w:sz="0" w:space="0" w:color="auto"/>
        <w:right w:val="none" w:sz="0" w:space="0" w:color="auto"/>
      </w:divBdr>
    </w:div>
    <w:div w:id="241645472">
      <w:bodyDiv w:val="1"/>
      <w:marLeft w:val="0"/>
      <w:marRight w:val="0"/>
      <w:marTop w:val="0"/>
      <w:marBottom w:val="0"/>
      <w:divBdr>
        <w:top w:val="none" w:sz="0" w:space="0" w:color="auto"/>
        <w:left w:val="none" w:sz="0" w:space="0" w:color="auto"/>
        <w:bottom w:val="none" w:sz="0" w:space="0" w:color="auto"/>
        <w:right w:val="none" w:sz="0" w:space="0" w:color="auto"/>
      </w:divBdr>
    </w:div>
    <w:div w:id="243341876">
      <w:bodyDiv w:val="1"/>
      <w:marLeft w:val="0"/>
      <w:marRight w:val="0"/>
      <w:marTop w:val="0"/>
      <w:marBottom w:val="0"/>
      <w:divBdr>
        <w:top w:val="none" w:sz="0" w:space="0" w:color="auto"/>
        <w:left w:val="none" w:sz="0" w:space="0" w:color="auto"/>
        <w:bottom w:val="none" w:sz="0" w:space="0" w:color="auto"/>
        <w:right w:val="none" w:sz="0" w:space="0" w:color="auto"/>
      </w:divBdr>
    </w:div>
    <w:div w:id="256330970">
      <w:bodyDiv w:val="1"/>
      <w:marLeft w:val="0"/>
      <w:marRight w:val="0"/>
      <w:marTop w:val="0"/>
      <w:marBottom w:val="0"/>
      <w:divBdr>
        <w:top w:val="none" w:sz="0" w:space="0" w:color="auto"/>
        <w:left w:val="none" w:sz="0" w:space="0" w:color="auto"/>
        <w:bottom w:val="none" w:sz="0" w:space="0" w:color="auto"/>
        <w:right w:val="none" w:sz="0" w:space="0" w:color="auto"/>
      </w:divBdr>
    </w:div>
    <w:div w:id="271324606">
      <w:bodyDiv w:val="1"/>
      <w:marLeft w:val="0"/>
      <w:marRight w:val="0"/>
      <w:marTop w:val="0"/>
      <w:marBottom w:val="0"/>
      <w:divBdr>
        <w:top w:val="none" w:sz="0" w:space="0" w:color="auto"/>
        <w:left w:val="none" w:sz="0" w:space="0" w:color="auto"/>
        <w:bottom w:val="none" w:sz="0" w:space="0" w:color="auto"/>
        <w:right w:val="none" w:sz="0" w:space="0" w:color="auto"/>
      </w:divBdr>
    </w:div>
    <w:div w:id="280112666">
      <w:bodyDiv w:val="1"/>
      <w:marLeft w:val="0"/>
      <w:marRight w:val="0"/>
      <w:marTop w:val="0"/>
      <w:marBottom w:val="0"/>
      <w:divBdr>
        <w:top w:val="none" w:sz="0" w:space="0" w:color="auto"/>
        <w:left w:val="none" w:sz="0" w:space="0" w:color="auto"/>
        <w:bottom w:val="none" w:sz="0" w:space="0" w:color="auto"/>
        <w:right w:val="none" w:sz="0" w:space="0" w:color="auto"/>
      </w:divBdr>
    </w:div>
    <w:div w:id="312879317">
      <w:bodyDiv w:val="1"/>
      <w:marLeft w:val="0"/>
      <w:marRight w:val="0"/>
      <w:marTop w:val="0"/>
      <w:marBottom w:val="0"/>
      <w:divBdr>
        <w:top w:val="none" w:sz="0" w:space="0" w:color="auto"/>
        <w:left w:val="none" w:sz="0" w:space="0" w:color="auto"/>
        <w:bottom w:val="none" w:sz="0" w:space="0" w:color="auto"/>
        <w:right w:val="none" w:sz="0" w:space="0" w:color="auto"/>
      </w:divBdr>
    </w:div>
    <w:div w:id="317733162">
      <w:bodyDiv w:val="1"/>
      <w:marLeft w:val="0"/>
      <w:marRight w:val="0"/>
      <w:marTop w:val="0"/>
      <w:marBottom w:val="0"/>
      <w:divBdr>
        <w:top w:val="none" w:sz="0" w:space="0" w:color="auto"/>
        <w:left w:val="none" w:sz="0" w:space="0" w:color="auto"/>
        <w:bottom w:val="none" w:sz="0" w:space="0" w:color="auto"/>
        <w:right w:val="none" w:sz="0" w:space="0" w:color="auto"/>
      </w:divBdr>
    </w:div>
    <w:div w:id="318583562">
      <w:bodyDiv w:val="1"/>
      <w:marLeft w:val="0"/>
      <w:marRight w:val="0"/>
      <w:marTop w:val="0"/>
      <w:marBottom w:val="0"/>
      <w:divBdr>
        <w:top w:val="none" w:sz="0" w:space="0" w:color="auto"/>
        <w:left w:val="none" w:sz="0" w:space="0" w:color="auto"/>
        <w:bottom w:val="none" w:sz="0" w:space="0" w:color="auto"/>
        <w:right w:val="none" w:sz="0" w:space="0" w:color="auto"/>
      </w:divBdr>
    </w:div>
    <w:div w:id="319120634">
      <w:bodyDiv w:val="1"/>
      <w:marLeft w:val="0"/>
      <w:marRight w:val="0"/>
      <w:marTop w:val="0"/>
      <w:marBottom w:val="0"/>
      <w:divBdr>
        <w:top w:val="none" w:sz="0" w:space="0" w:color="auto"/>
        <w:left w:val="none" w:sz="0" w:space="0" w:color="auto"/>
        <w:bottom w:val="none" w:sz="0" w:space="0" w:color="auto"/>
        <w:right w:val="none" w:sz="0" w:space="0" w:color="auto"/>
      </w:divBdr>
    </w:div>
    <w:div w:id="322006400">
      <w:bodyDiv w:val="1"/>
      <w:marLeft w:val="0"/>
      <w:marRight w:val="0"/>
      <w:marTop w:val="0"/>
      <w:marBottom w:val="0"/>
      <w:divBdr>
        <w:top w:val="none" w:sz="0" w:space="0" w:color="auto"/>
        <w:left w:val="none" w:sz="0" w:space="0" w:color="auto"/>
        <w:bottom w:val="none" w:sz="0" w:space="0" w:color="auto"/>
        <w:right w:val="none" w:sz="0" w:space="0" w:color="auto"/>
      </w:divBdr>
    </w:div>
    <w:div w:id="325211795">
      <w:bodyDiv w:val="1"/>
      <w:marLeft w:val="0"/>
      <w:marRight w:val="0"/>
      <w:marTop w:val="0"/>
      <w:marBottom w:val="0"/>
      <w:divBdr>
        <w:top w:val="none" w:sz="0" w:space="0" w:color="auto"/>
        <w:left w:val="none" w:sz="0" w:space="0" w:color="auto"/>
        <w:bottom w:val="none" w:sz="0" w:space="0" w:color="auto"/>
        <w:right w:val="none" w:sz="0" w:space="0" w:color="auto"/>
      </w:divBdr>
    </w:div>
    <w:div w:id="338198258">
      <w:bodyDiv w:val="1"/>
      <w:marLeft w:val="0"/>
      <w:marRight w:val="0"/>
      <w:marTop w:val="0"/>
      <w:marBottom w:val="0"/>
      <w:divBdr>
        <w:top w:val="none" w:sz="0" w:space="0" w:color="auto"/>
        <w:left w:val="none" w:sz="0" w:space="0" w:color="auto"/>
        <w:bottom w:val="none" w:sz="0" w:space="0" w:color="auto"/>
        <w:right w:val="none" w:sz="0" w:space="0" w:color="auto"/>
      </w:divBdr>
    </w:div>
    <w:div w:id="340663457">
      <w:bodyDiv w:val="1"/>
      <w:marLeft w:val="0"/>
      <w:marRight w:val="0"/>
      <w:marTop w:val="0"/>
      <w:marBottom w:val="0"/>
      <w:divBdr>
        <w:top w:val="none" w:sz="0" w:space="0" w:color="auto"/>
        <w:left w:val="none" w:sz="0" w:space="0" w:color="auto"/>
        <w:bottom w:val="none" w:sz="0" w:space="0" w:color="auto"/>
        <w:right w:val="none" w:sz="0" w:space="0" w:color="auto"/>
      </w:divBdr>
    </w:div>
    <w:div w:id="353967208">
      <w:bodyDiv w:val="1"/>
      <w:marLeft w:val="0"/>
      <w:marRight w:val="0"/>
      <w:marTop w:val="0"/>
      <w:marBottom w:val="0"/>
      <w:divBdr>
        <w:top w:val="none" w:sz="0" w:space="0" w:color="auto"/>
        <w:left w:val="none" w:sz="0" w:space="0" w:color="auto"/>
        <w:bottom w:val="none" w:sz="0" w:space="0" w:color="auto"/>
        <w:right w:val="none" w:sz="0" w:space="0" w:color="auto"/>
      </w:divBdr>
    </w:div>
    <w:div w:id="359016253">
      <w:bodyDiv w:val="1"/>
      <w:marLeft w:val="0"/>
      <w:marRight w:val="0"/>
      <w:marTop w:val="0"/>
      <w:marBottom w:val="0"/>
      <w:divBdr>
        <w:top w:val="none" w:sz="0" w:space="0" w:color="auto"/>
        <w:left w:val="none" w:sz="0" w:space="0" w:color="auto"/>
        <w:bottom w:val="none" w:sz="0" w:space="0" w:color="auto"/>
        <w:right w:val="none" w:sz="0" w:space="0" w:color="auto"/>
      </w:divBdr>
    </w:div>
    <w:div w:id="364673713">
      <w:bodyDiv w:val="1"/>
      <w:marLeft w:val="0"/>
      <w:marRight w:val="0"/>
      <w:marTop w:val="0"/>
      <w:marBottom w:val="0"/>
      <w:divBdr>
        <w:top w:val="none" w:sz="0" w:space="0" w:color="auto"/>
        <w:left w:val="none" w:sz="0" w:space="0" w:color="auto"/>
        <w:bottom w:val="none" w:sz="0" w:space="0" w:color="auto"/>
        <w:right w:val="none" w:sz="0" w:space="0" w:color="auto"/>
      </w:divBdr>
    </w:div>
    <w:div w:id="388922009">
      <w:bodyDiv w:val="1"/>
      <w:marLeft w:val="0"/>
      <w:marRight w:val="0"/>
      <w:marTop w:val="0"/>
      <w:marBottom w:val="0"/>
      <w:divBdr>
        <w:top w:val="none" w:sz="0" w:space="0" w:color="auto"/>
        <w:left w:val="none" w:sz="0" w:space="0" w:color="auto"/>
        <w:bottom w:val="none" w:sz="0" w:space="0" w:color="auto"/>
        <w:right w:val="none" w:sz="0" w:space="0" w:color="auto"/>
      </w:divBdr>
    </w:div>
    <w:div w:id="390664437">
      <w:bodyDiv w:val="1"/>
      <w:marLeft w:val="0"/>
      <w:marRight w:val="0"/>
      <w:marTop w:val="0"/>
      <w:marBottom w:val="0"/>
      <w:divBdr>
        <w:top w:val="none" w:sz="0" w:space="0" w:color="auto"/>
        <w:left w:val="none" w:sz="0" w:space="0" w:color="auto"/>
        <w:bottom w:val="none" w:sz="0" w:space="0" w:color="auto"/>
        <w:right w:val="none" w:sz="0" w:space="0" w:color="auto"/>
      </w:divBdr>
    </w:div>
    <w:div w:id="396438195">
      <w:bodyDiv w:val="1"/>
      <w:marLeft w:val="0"/>
      <w:marRight w:val="0"/>
      <w:marTop w:val="0"/>
      <w:marBottom w:val="0"/>
      <w:divBdr>
        <w:top w:val="none" w:sz="0" w:space="0" w:color="auto"/>
        <w:left w:val="none" w:sz="0" w:space="0" w:color="auto"/>
        <w:bottom w:val="none" w:sz="0" w:space="0" w:color="auto"/>
        <w:right w:val="none" w:sz="0" w:space="0" w:color="auto"/>
      </w:divBdr>
    </w:div>
    <w:div w:id="397242859">
      <w:bodyDiv w:val="1"/>
      <w:marLeft w:val="0"/>
      <w:marRight w:val="0"/>
      <w:marTop w:val="0"/>
      <w:marBottom w:val="0"/>
      <w:divBdr>
        <w:top w:val="none" w:sz="0" w:space="0" w:color="auto"/>
        <w:left w:val="none" w:sz="0" w:space="0" w:color="auto"/>
        <w:bottom w:val="none" w:sz="0" w:space="0" w:color="auto"/>
        <w:right w:val="none" w:sz="0" w:space="0" w:color="auto"/>
      </w:divBdr>
    </w:div>
    <w:div w:id="397289554">
      <w:bodyDiv w:val="1"/>
      <w:marLeft w:val="0"/>
      <w:marRight w:val="0"/>
      <w:marTop w:val="0"/>
      <w:marBottom w:val="0"/>
      <w:divBdr>
        <w:top w:val="none" w:sz="0" w:space="0" w:color="auto"/>
        <w:left w:val="none" w:sz="0" w:space="0" w:color="auto"/>
        <w:bottom w:val="none" w:sz="0" w:space="0" w:color="auto"/>
        <w:right w:val="none" w:sz="0" w:space="0" w:color="auto"/>
      </w:divBdr>
    </w:div>
    <w:div w:id="402726686">
      <w:bodyDiv w:val="1"/>
      <w:marLeft w:val="0"/>
      <w:marRight w:val="0"/>
      <w:marTop w:val="0"/>
      <w:marBottom w:val="0"/>
      <w:divBdr>
        <w:top w:val="none" w:sz="0" w:space="0" w:color="auto"/>
        <w:left w:val="none" w:sz="0" w:space="0" w:color="auto"/>
        <w:bottom w:val="none" w:sz="0" w:space="0" w:color="auto"/>
        <w:right w:val="none" w:sz="0" w:space="0" w:color="auto"/>
      </w:divBdr>
    </w:div>
    <w:div w:id="413208712">
      <w:bodyDiv w:val="1"/>
      <w:marLeft w:val="0"/>
      <w:marRight w:val="0"/>
      <w:marTop w:val="0"/>
      <w:marBottom w:val="0"/>
      <w:divBdr>
        <w:top w:val="none" w:sz="0" w:space="0" w:color="auto"/>
        <w:left w:val="none" w:sz="0" w:space="0" w:color="auto"/>
        <w:bottom w:val="none" w:sz="0" w:space="0" w:color="auto"/>
        <w:right w:val="none" w:sz="0" w:space="0" w:color="auto"/>
      </w:divBdr>
    </w:div>
    <w:div w:id="414284004">
      <w:bodyDiv w:val="1"/>
      <w:marLeft w:val="0"/>
      <w:marRight w:val="0"/>
      <w:marTop w:val="0"/>
      <w:marBottom w:val="0"/>
      <w:divBdr>
        <w:top w:val="none" w:sz="0" w:space="0" w:color="auto"/>
        <w:left w:val="none" w:sz="0" w:space="0" w:color="auto"/>
        <w:bottom w:val="none" w:sz="0" w:space="0" w:color="auto"/>
        <w:right w:val="none" w:sz="0" w:space="0" w:color="auto"/>
      </w:divBdr>
    </w:div>
    <w:div w:id="418448166">
      <w:bodyDiv w:val="1"/>
      <w:marLeft w:val="0"/>
      <w:marRight w:val="0"/>
      <w:marTop w:val="0"/>
      <w:marBottom w:val="0"/>
      <w:divBdr>
        <w:top w:val="none" w:sz="0" w:space="0" w:color="auto"/>
        <w:left w:val="none" w:sz="0" w:space="0" w:color="auto"/>
        <w:bottom w:val="none" w:sz="0" w:space="0" w:color="auto"/>
        <w:right w:val="none" w:sz="0" w:space="0" w:color="auto"/>
      </w:divBdr>
    </w:div>
    <w:div w:id="427576728">
      <w:bodyDiv w:val="1"/>
      <w:marLeft w:val="0"/>
      <w:marRight w:val="0"/>
      <w:marTop w:val="0"/>
      <w:marBottom w:val="0"/>
      <w:divBdr>
        <w:top w:val="none" w:sz="0" w:space="0" w:color="auto"/>
        <w:left w:val="none" w:sz="0" w:space="0" w:color="auto"/>
        <w:bottom w:val="none" w:sz="0" w:space="0" w:color="auto"/>
        <w:right w:val="none" w:sz="0" w:space="0" w:color="auto"/>
      </w:divBdr>
    </w:div>
    <w:div w:id="440295395">
      <w:bodyDiv w:val="1"/>
      <w:marLeft w:val="0"/>
      <w:marRight w:val="0"/>
      <w:marTop w:val="0"/>
      <w:marBottom w:val="0"/>
      <w:divBdr>
        <w:top w:val="none" w:sz="0" w:space="0" w:color="auto"/>
        <w:left w:val="none" w:sz="0" w:space="0" w:color="auto"/>
        <w:bottom w:val="none" w:sz="0" w:space="0" w:color="auto"/>
        <w:right w:val="none" w:sz="0" w:space="0" w:color="auto"/>
      </w:divBdr>
    </w:div>
    <w:div w:id="441075051">
      <w:bodyDiv w:val="1"/>
      <w:marLeft w:val="0"/>
      <w:marRight w:val="0"/>
      <w:marTop w:val="0"/>
      <w:marBottom w:val="0"/>
      <w:divBdr>
        <w:top w:val="none" w:sz="0" w:space="0" w:color="auto"/>
        <w:left w:val="none" w:sz="0" w:space="0" w:color="auto"/>
        <w:bottom w:val="none" w:sz="0" w:space="0" w:color="auto"/>
        <w:right w:val="none" w:sz="0" w:space="0" w:color="auto"/>
      </w:divBdr>
    </w:div>
    <w:div w:id="444159140">
      <w:bodyDiv w:val="1"/>
      <w:marLeft w:val="0"/>
      <w:marRight w:val="0"/>
      <w:marTop w:val="0"/>
      <w:marBottom w:val="0"/>
      <w:divBdr>
        <w:top w:val="none" w:sz="0" w:space="0" w:color="auto"/>
        <w:left w:val="none" w:sz="0" w:space="0" w:color="auto"/>
        <w:bottom w:val="none" w:sz="0" w:space="0" w:color="auto"/>
        <w:right w:val="none" w:sz="0" w:space="0" w:color="auto"/>
      </w:divBdr>
    </w:div>
    <w:div w:id="445544303">
      <w:bodyDiv w:val="1"/>
      <w:marLeft w:val="0"/>
      <w:marRight w:val="0"/>
      <w:marTop w:val="0"/>
      <w:marBottom w:val="0"/>
      <w:divBdr>
        <w:top w:val="none" w:sz="0" w:space="0" w:color="auto"/>
        <w:left w:val="none" w:sz="0" w:space="0" w:color="auto"/>
        <w:bottom w:val="none" w:sz="0" w:space="0" w:color="auto"/>
        <w:right w:val="none" w:sz="0" w:space="0" w:color="auto"/>
      </w:divBdr>
    </w:div>
    <w:div w:id="450786176">
      <w:bodyDiv w:val="1"/>
      <w:marLeft w:val="0"/>
      <w:marRight w:val="0"/>
      <w:marTop w:val="0"/>
      <w:marBottom w:val="0"/>
      <w:divBdr>
        <w:top w:val="none" w:sz="0" w:space="0" w:color="auto"/>
        <w:left w:val="none" w:sz="0" w:space="0" w:color="auto"/>
        <w:bottom w:val="none" w:sz="0" w:space="0" w:color="auto"/>
        <w:right w:val="none" w:sz="0" w:space="0" w:color="auto"/>
      </w:divBdr>
    </w:div>
    <w:div w:id="452864954">
      <w:bodyDiv w:val="1"/>
      <w:marLeft w:val="0"/>
      <w:marRight w:val="0"/>
      <w:marTop w:val="0"/>
      <w:marBottom w:val="0"/>
      <w:divBdr>
        <w:top w:val="none" w:sz="0" w:space="0" w:color="auto"/>
        <w:left w:val="none" w:sz="0" w:space="0" w:color="auto"/>
        <w:bottom w:val="none" w:sz="0" w:space="0" w:color="auto"/>
        <w:right w:val="none" w:sz="0" w:space="0" w:color="auto"/>
      </w:divBdr>
    </w:div>
    <w:div w:id="454641101">
      <w:bodyDiv w:val="1"/>
      <w:marLeft w:val="0"/>
      <w:marRight w:val="0"/>
      <w:marTop w:val="0"/>
      <w:marBottom w:val="0"/>
      <w:divBdr>
        <w:top w:val="none" w:sz="0" w:space="0" w:color="auto"/>
        <w:left w:val="none" w:sz="0" w:space="0" w:color="auto"/>
        <w:bottom w:val="none" w:sz="0" w:space="0" w:color="auto"/>
        <w:right w:val="none" w:sz="0" w:space="0" w:color="auto"/>
      </w:divBdr>
    </w:div>
    <w:div w:id="455834113">
      <w:bodyDiv w:val="1"/>
      <w:marLeft w:val="0"/>
      <w:marRight w:val="0"/>
      <w:marTop w:val="0"/>
      <w:marBottom w:val="0"/>
      <w:divBdr>
        <w:top w:val="none" w:sz="0" w:space="0" w:color="auto"/>
        <w:left w:val="none" w:sz="0" w:space="0" w:color="auto"/>
        <w:bottom w:val="none" w:sz="0" w:space="0" w:color="auto"/>
        <w:right w:val="none" w:sz="0" w:space="0" w:color="auto"/>
      </w:divBdr>
    </w:div>
    <w:div w:id="463232685">
      <w:bodyDiv w:val="1"/>
      <w:marLeft w:val="0"/>
      <w:marRight w:val="0"/>
      <w:marTop w:val="0"/>
      <w:marBottom w:val="0"/>
      <w:divBdr>
        <w:top w:val="none" w:sz="0" w:space="0" w:color="auto"/>
        <w:left w:val="none" w:sz="0" w:space="0" w:color="auto"/>
        <w:bottom w:val="none" w:sz="0" w:space="0" w:color="auto"/>
        <w:right w:val="none" w:sz="0" w:space="0" w:color="auto"/>
      </w:divBdr>
    </w:div>
    <w:div w:id="467624962">
      <w:bodyDiv w:val="1"/>
      <w:marLeft w:val="0"/>
      <w:marRight w:val="0"/>
      <w:marTop w:val="0"/>
      <w:marBottom w:val="0"/>
      <w:divBdr>
        <w:top w:val="none" w:sz="0" w:space="0" w:color="auto"/>
        <w:left w:val="none" w:sz="0" w:space="0" w:color="auto"/>
        <w:bottom w:val="none" w:sz="0" w:space="0" w:color="auto"/>
        <w:right w:val="none" w:sz="0" w:space="0" w:color="auto"/>
      </w:divBdr>
    </w:div>
    <w:div w:id="469440191">
      <w:bodyDiv w:val="1"/>
      <w:marLeft w:val="0"/>
      <w:marRight w:val="0"/>
      <w:marTop w:val="0"/>
      <w:marBottom w:val="0"/>
      <w:divBdr>
        <w:top w:val="none" w:sz="0" w:space="0" w:color="auto"/>
        <w:left w:val="none" w:sz="0" w:space="0" w:color="auto"/>
        <w:bottom w:val="none" w:sz="0" w:space="0" w:color="auto"/>
        <w:right w:val="none" w:sz="0" w:space="0" w:color="auto"/>
      </w:divBdr>
    </w:div>
    <w:div w:id="478500048">
      <w:bodyDiv w:val="1"/>
      <w:marLeft w:val="0"/>
      <w:marRight w:val="0"/>
      <w:marTop w:val="0"/>
      <w:marBottom w:val="0"/>
      <w:divBdr>
        <w:top w:val="none" w:sz="0" w:space="0" w:color="auto"/>
        <w:left w:val="none" w:sz="0" w:space="0" w:color="auto"/>
        <w:bottom w:val="none" w:sz="0" w:space="0" w:color="auto"/>
        <w:right w:val="none" w:sz="0" w:space="0" w:color="auto"/>
      </w:divBdr>
    </w:div>
    <w:div w:id="487481481">
      <w:bodyDiv w:val="1"/>
      <w:marLeft w:val="0"/>
      <w:marRight w:val="0"/>
      <w:marTop w:val="0"/>
      <w:marBottom w:val="0"/>
      <w:divBdr>
        <w:top w:val="none" w:sz="0" w:space="0" w:color="auto"/>
        <w:left w:val="none" w:sz="0" w:space="0" w:color="auto"/>
        <w:bottom w:val="none" w:sz="0" w:space="0" w:color="auto"/>
        <w:right w:val="none" w:sz="0" w:space="0" w:color="auto"/>
      </w:divBdr>
    </w:div>
    <w:div w:id="488638961">
      <w:bodyDiv w:val="1"/>
      <w:marLeft w:val="0"/>
      <w:marRight w:val="0"/>
      <w:marTop w:val="0"/>
      <w:marBottom w:val="0"/>
      <w:divBdr>
        <w:top w:val="none" w:sz="0" w:space="0" w:color="auto"/>
        <w:left w:val="none" w:sz="0" w:space="0" w:color="auto"/>
        <w:bottom w:val="none" w:sz="0" w:space="0" w:color="auto"/>
        <w:right w:val="none" w:sz="0" w:space="0" w:color="auto"/>
      </w:divBdr>
    </w:div>
    <w:div w:id="497766273">
      <w:bodyDiv w:val="1"/>
      <w:marLeft w:val="0"/>
      <w:marRight w:val="0"/>
      <w:marTop w:val="0"/>
      <w:marBottom w:val="0"/>
      <w:divBdr>
        <w:top w:val="none" w:sz="0" w:space="0" w:color="auto"/>
        <w:left w:val="none" w:sz="0" w:space="0" w:color="auto"/>
        <w:bottom w:val="none" w:sz="0" w:space="0" w:color="auto"/>
        <w:right w:val="none" w:sz="0" w:space="0" w:color="auto"/>
      </w:divBdr>
    </w:div>
    <w:div w:id="499274665">
      <w:bodyDiv w:val="1"/>
      <w:marLeft w:val="0"/>
      <w:marRight w:val="0"/>
      <w:marTop w:val="0"/>
      <w:marBottom w:val="0"/>
      <w:divBdr>
        <w:top w:val="none" w:sz="0" w:space="0" w:color="auto"/>
        <w:left w:val="none" w:sz="0" w:space="0" w:color="auto"/>
        <w:bottom w:val="none" w:sz="0" w:space="0" w:color="auto"/>
        <w:right w:val="none" w:sz="0" w:space="0" w:color="auto"/>
      </w:divBdr>
    </w:div>
    <w:div w:id="501553578">
      <w:bodyDiv w:val="1"/>
      <w:marLeft w:val="0"/>
      <w:marRight w:val="0"/>
      <w:marTop w:val="0"/>
      <w:marBottom w:val="0"/>
      <w:divBdr>
        <w:top w:val="none" w:sz="0" w:space="0" w:color="auto"/>
        <w:left w:val="none" w:sz="0" w:space="0" w:color="auto"/>
        <w:bottom w:val="none" w:sz="0" w:space="0" w:color="auto"/>
        <w:right w:val="none" w:sz="0" w:space="0" w:color="auto"/>
      </w:divBdr>
    </w:div>
    <w:div w:id="503130130">
      <w:bodyDiv w:val="1"/>
      <w:marLeft w:val="0"/>
      <w:marRight w:val="0"/>
      <w:marTop w:val="0"/>
      <w:marBottom w:val="0"/>
      <w:divBdr>
        <w:top w:val="none" w:sz="0" w:space="0" w:color="auto"/>
        <w:left w:val="none" w:sz="0" w:space="0" w:color="auto"/>
        <w:bottom w:val="none" w:sz="0" w:space="0" w:color="auto"/>
        <w:right w:val="none" w:sz="0" w:space="0" w:color="auto"/>
      </w:divBdr>
    </w:div>
    <w:div w:id="507867224">
      <w:bodyDiv w:val="1"/>
      <w:marLeft w:val="0"/>
      <w:marRight w:val="0"/>
      <w:marTop w:val="0"/>
      <w:marBottom w:val="0"/>
      <w:divBdr>
        <w:top w:val="none" w:sz="0" w:space="0" w:color="auto"/>
        <w:left w:val="none" w:sz="0" w:space="0" w:color="auto"/>
        <w:bottom w:val="none" w:sz="0" w:space="0" w:color="auto"/>
        <w:right w:val="none" w:sz="0" w:space="0" w:color="auto"/>
      </w:divBdr>
    </w:div>
    <w:div w:id="508522275">
      <w:bodyDiv w:val="1"/>
      <w:marLeft w:val="0"/>
      <w:marRight w:val="0"/>
      <w:marTop w:val="0"/>
      <w:marBottom w:val="0"/>
      <w:divBdr>
        <w:top w:val="none" w:sz="0" w:space="0" w:color="auto"/>
        <w:left w:val="none" w:sz="0" w:space="0" w:color="auto"/>
        <w:bottom w:val="none" w:sz="0" w:space="0" w:color="auto"/>
        <w:right w:val="none" w:sz="0" w:space="0" w:color="auto"/>
      </w:divBdr>
    </w:div>
    <w:div w:id="515654589">
      <w:bodyDiv w:val="1"/>
      <w:marLeft w:val="0"/>
      <w:marRight w:val="0"/>
      <w:marTop w:val="0"/>
      <w:marBottom w:val="0"/>
      <w:divBdr>
        <w:top w:val="none" w:sz="0" w:space="0" w:color="auto"/>
        <w:left w:val="none" w:sz="0" w:space="0" w:color="auto"/>
        <w:bottom w:val="none" w:sz="0" w:space="0" w:color="auto"/>
        <w:right w:val="none" w:sz="0" w:space="0" w:color="auto"/>
      </w:divBdr>
    </w:div>
    <w:div w:id="524952709">
      <w:bodyDiv w:val="1"/>
      <w:marLeft w:val="0"/>
      <w:marRight w:val="0"/>
      <w:marTop w:val="0"/>
      <w:marBottom w:val="0"/>
      <w:divBdr>
        <w:top w:val="none" w:sz="0" w:space="0" w:color="auto"/>
        <w:left w:val="none" w:sz="0" w:space="0" w:color="auto"/>
        <w:bottom w:val="none" w:sz="0" w:space="0" w:color="auto"/>
        <w:right w:val="none" w:sz="0" w:space="0" w:color="auto"/>
      </w:divBdr>
    </w:div>
    <w:div w:id="525483262">
      <w:bodyDiv w:val="1"/>
      <w:marLeft w:val="0"/>
      <w:marRight w:val="0"/>
      <w:marTop w:val="0"/>
      <w:marBottom w:val="0"/>
      <w:divBdr>
        <w:top w:val="none" w:sz="0" w:space="0" w:color="auto"/>
        <w:left w:val="none" w:sz="0" w:space="0" w:color="auto"/>
        <w:bottom w:val="none" w:sz="0" w:space="0" w:color="auto"/>
        <w:right w:val="none" w:sz="0" w:space="0" w:color="auto"/>
      </w:divBdr>
    </w:div>
    <w:div w:id="529419029">
      <w:bodyDiv w:val="1"/>
      <w:marLeft w:val="0"/>
      <w:marRight w:val="0"/>
      <w:marTop w:val="0"/>
      <w:marBottom w:val="0"/>
      <w:divBdr>
        <w:top w:val="none" w:sz="0" w:space="0" w:color="auto"/>
        <w:left w:val="none" w:sz="0" w:space="0" w:color="auto"/>
        <w:bottom w:val="none" w:sz="0" w:space="0" w:color="auto"/>
        <w:right w:val="none" w:sz="0" w:space="0" w:color="auto"/>
      </w:divBdr>
    </w:div>
    <w:div w:id="529613754">
      <w:bodyDiv w:val="1"/>
      <w:marLeft w:val="0"/>
      <w:marRight w:val="0"/>
      <w:marTop w:val="0"/>
      <w:marBottom w:val="0"/>
      <w:divBdr>
        <w:top w:val="none" w:sz="0" w:space="0" w:color="auto"/>
        <w:left w:val="none" w:sz="0" w:space="0" w:color="auto"/>
        <w:bottom w:val="none" w:sz="0" w:space="0" w:color="auto"/>
        <w:right w:val="none" w:sz="0" w:space="0" w:color="auto"/>
      </w:divBdr>
    </w:div>
    <w:div w:id="530998999">
      <w:bodyDiv w:val="1"/>
      <w:marLeft w:val="0"/>
      <w:marRight w:val="0"/>
      <w:marTop w:val="0"/>
      <w:marBottom w:val="0"/>
      <w:divBdr>
        <w:top w:val="none" w:sz="0" w:space="0" w:color="auto"/>
        <w:left w:val="none" w:sz="0" w:space="0" w:color="auto"/>
        <w:bottom w:val="none" w:sz="0" w:space="0" w:color="auto"/>
        <w:right w:val="none" w:sz="0" w:space="0" w:color="auto"/>
      </w:divBdr>
    </w:div>
    <w:div w:id="531264464">
      <w:bodyDiv w:val="1"/>
      <w:marLeft w:val="0"/>
      <w:marRight w:val="0"/>
      <w:marTop w:val="0"/>
      <w:marBottom w:val="0"/>
      <w:divBdr>
        <w:top w:val="none" w:sz="0" w:space="0" w:color="auto"/>
        <w:left w:val="none" w:sz="0" w:space="0" w:color="auto"/>
        <w:bottom w:val="none" w:sz="0" w:space="0" w:color="auto"/>
        <w:right w:val="none" w:sz="0" w:space="0" w:color="auto"/>
      </w:divBdr>
    </w:div>
    <w:div w:id="531379939">
      <w:bodyDiv w:val="1"/>
      <w:marLeft w:val="0"/>
      <w:marRight w:val="0"/>
      <w:marTop w:val="0"/>
      <w:marBottom w:val="0"/>
      <w:divBdr>
        <w:top w:val="none" w:sz="0" w:space="0" w:color="auto"/>
        <w:left w:val="none" w:sz="0" w:space="0" w:color="auto"/>
        <w:bottom w:val="none" w:sz="0" w:space="0" w:color="auto"/>
        <w:right w:val="none" w:sz="0" w:space="0" w:color="auto"/>
      </w:divBdr>
    </w:div>
    <w:div w:id="532809599">
      <w:bodyDiv w:val="1"/>
      <w:marLeft w:val="0"/>
      <w:marRight w:val="0"/>
      <w:marTop w:val="0"/>
      <w:marBottom w:val="0"/>
      <w:divBdr>
        <w:top w:val="none" w:sz="0" w:space="0" w:color="auto"/>
        <w:left w:val="none" w:sz="0" w:space="0" w:color="auto"/>
        <w:bottom w:val="none" w:sz="0" w:space="0" w:color="auto"/>
        <w:right w:val="none" w:sz="0" w:space="0" w:color="auto"/>
      </w:divBdr>
    </w:div>
    <w:div w:id="534123877">
      <w:bodyDiv w:val="1"/>
      <w:marLeft w:val="0"/>
      <w:marRight w:val="0"/>
      <w:marTop w:val="0"/>
      <w:marBottom w:val="0"/>
      <w:divBdr>
        <w:top w:val="none" w:sz="0" w:space="0" w:color="auto"/>
        <w:left w:val="none" w:sz="0" w:space="0" w:color="auto"/>
        <w:bottom w:val="none" w:sz="0" w:space="0" w:color="auto"/>
        <w:right w:val="none" w:sz="0" w:space="0" w:color="auto"/>
      </w:divBdr>
    </w:div>
    <w:div w:id="544566611">
      <w:bodyDiv w:val="1"/>
      <w:marLeft w:val="0"/>
      <w:marRight w:val="0"/>
      <w:marTop w:val="0"/>
      <w:marBottom w:val="0"/>
      <w:divBdr>
        <w:top w:val="none" w:sz="0" w:space="0" w:color="auto"/>
        <w:left w:val="none" w:sz="0" w:space="0" w:color="auto"/>
        <w:bottom w:val="none" w:sz="0" w:space="0" w:color="auto"/>
        <w:right w:val="none" w:sz="0" w:space="0" w:color="auto"/>
      </w:divBdr>
    </w:div>
    <w:div w:id="547300263">
      <w:bodyDiv w:val="1"/>
      <w:marLeft w:val="0"/>
      <w:marRight w:val="0"/>
      <w:marTop w:val="0"/>
      <w:marBottom w:val="0"/>
      <w:divBdr>
        <w:top w:val="none" w:sz="0" w:space="0" w:color="auto"/>
        <w:left w:val="none" w:sz="0" w:space="0" w:color="auto"/>
        <w:bottom w:val="none" w:sz="0" w:space="0" w:color="auto"/>
        <w:right w:val="none" w:sz="0" w:space="0" w:color="auto"/>
      </w:divBdr>
    </w:div>
    <w:div w:id="551960653">
      <w:bodyDiv w:val="1"/>
      <w:marLeft w:val="0"/>
      <w:marRight w:val="0"/>
      <w:marTop w:val="0"/>
      <w:marBottom w:val="0"/>
      <w:divBdr>
        <w:top w:val="none" w:sz="0" w:space="0" w:color="auto"/>
        <w:left w:val="none" w:sz="0" w:space="0" w:color="auto"/>
        <w:bottom w:val="none" w:sz="0" w:space="0" w:color="auto"/>
        <w:right w:val="none" w:sz="0" w:space="0" w:color="auto"/>
      </w:divBdr>
    </w:div>
    <w:div w:id="556016536">
      <w:bodyDiv w:val="1"/>
      <w:marLeft w:val="0"/>
      <w:marRight w:val="0"/>
      <w:marTop w:val="0"/>
      <w:marBottom w:val="0"/>
      <w:divBdr>
        <w:top w:val="none" w:sz="0" w:space="0" w:color="auto"/>
        <w:left w:val="none" w:sz="0" w:space="0" w:color="auto"/>
        <w:bottom w:val="none" w:sz="0" w:space="0" w:color="auto"/>
        <w:right w:val="none" w:sz="0" w:space="0" w:color="auto"/>
      </w:divBdr>
    </w:div>
    <w:div w:id="563680149">
      <w:bodyDiv w:val="1"/>
      <w:marLeft w:val="0"/>
      <w:marRight w:val="0"/>
      <w:marTop w:val="0"/>
      <w:marBottom w:val="0"/>
      <w:divBdr>
        <w:top w:val="none" w:sz="0" w:space="0" w:color="auto"/>
        <w:left w:val="none" w:sz="0" w:space="0" w:color="auto"/>
        <w:bottom w:val="none" w:sz="0" w:space="0" w:color="auto"/>
        <w:right w:val="none" w:sz="0" w:space="0" w:color="auto"/>
      </w:divBdr>
    </w:div>
    <w:div w:id="564684854">
      <w:bodyDiv w:val="1"/>
      <w:marLeft w:val="0"/>
      <w:marRight w:val="0"/>
      <w:marTop w:val="0"/>
      <w:marBottom w:val="0"/>
      <w:divBdr>
        <w:top w:val="none" w:sz="0" w:space="0" w:color="auto"/>
        <w:left w:val="none" w:sz="0" w:space="0" w:color="auto"/>
        <w:bottom w:val="none" w:sz="0" w:space="0" w:color="auto"/>
        <w:right w:val="none" w:sz="0" w:space="0" w:color="auto"/>
      </w:divBdr>
    </w:div>
    <w:div w:id="574244772">
      <w:bodyDiv w:val="1"/>
      <w:marLeft w:val="0"/>
      <w:marRight w:val="0"/>
      <w:marTop w:val="0"/>
      <w:marBottom w:val="0"/>
      <w:divBdr>
        <w:top w:val="none" w:sz="0" w:space="0" w:color="auto"/>
        <w:left w:val="none" w:sz="0" w:space="0" w:color="auto"/>
        <w:bottom w:val="none" w:sz="0" w:space="0" w:color="auto"/>
        <w:right w:val="none" w:sz="0" w:space="0" w:color="auto"/>
      </w:divBdr>
    </w:div>
    <w:div w:id="574559751">
      <w:bodyDiv w:val="1"/>
      <w:marLeft w:val="0"/>
      <w:marRight w:val="0"/>
      <w:marTop w:val="0"/>
      <w:marBottom w:val="0"/>
      <w:divBdr>
        <w:top w:val="none" w:sz="0" w:space="0" w:color="auto"/>
        <w:left w:val="none" w:sz="0" w:space="0" w:color="auto"/>
        <w:bottom w:val="none" w:sz="0" w:space="0" w:color="auto"/>
        <w:right w:val="none" w:sz="0" w:space="0" w:color="auto"/>
      </w:divBdr>
    </w:div>
    <w:div w:id="589855672">
      <w:bodyDiv w:val="1"/>
      <w:marLeft w:val="0"/>
      <w:marRight w:val="0"/>
      <w:marTop w:val="0"/>
      <w:marBottom w:val="0"/>
      <w:divBdr>
        <w:top w:val="none" w:sz="0" w:space="0" w:color="auto"/>
        <w:left w:val="none" w:sz="0" w:space="0" w:color="auto"/>
        <w:bottom w:val="none" w:sz="0" w:space="0" w:color="auto"/>
        <w:right w:val="none" w:sz="0" w:space="0" w:color="auto"/>
      </w:divBdr>
    </w:div>
    <w:div w:id="590511864">
      <w:bodyDiv w:val="1"/>
      <w:marLeft w:val="0"/>
      <w:marRight w:val="0"/>
      <w:marTop w:val="0"/>
      <w:marBottom w:val="0"/>
      <w:divBdr>
        <w:top w:val="none" w:sz="0" w:space="0" w:color="auto"/>
        <w:left w:val="none" w:sz="0" w:space="0" w:color="auto"/>
        <w:bottom w:val="none" w:sz="0" w:space="0" w:color="auto"/>
        <w:right w:val="none" w:sz="0" w:space="0" w:color="auto"/>
      </w:divBdr>
    </w:div>
    <w:div w:id="594628867">
      <w:bodyDiv w:val="1"/>
      <w:marLeft w:val="0"/>
      <w:marRight w:val="0"/>
      <w:marTop w:val="0"/>
      <w:marBottom w:val="0"/>
      <w:divBdr>
        <w:top w:val="none" w:sz="0" w:space="0" w:color="auto"/>
        <w:left w:val="none" w:sz="0" w:space="0" w:color="auto"/>
        <w:bottom w:val="none" w:sz="0" w:space="0" w:color="auto"/>
        <w:right w:val="none" w:sz="0" w:space="0" w:color="auto"/>
      </w:divBdr>
    </w:div>
    <w:div w:id="598371800">
      <w:bodyDiv w:val="1"/>
      <w:marLeft w:val="0"/>
      <w:marRight w:val="0"/>
      <w:marTop w:val="0"/>
      <w:marBottom w:val="0"/>
      <w:divBdr>
        <w:top w:val="none" w:sz="0" w:space="0" w:color="auto"/>
        <w:left w:val="none" w:sz="0" w:space="0" w:color="auto"/>
        <w:bottom w:val="none" w:sz="0" w:space="0" w:color="auto"/>
        <w:right w:val="none" w:sz="0" w:space="0" w:color="auto"/>
      </w:divBdr>
    </w:div>
    <w:div w:id="598834058">
      <w:bodyDiv w:val="1"/>
      <w:marLeft w:val="0"/>
      <w:marRight w:val="0"/>
      <w:marTop w:val="0"/>
      <w:marBottom w:val="0"/>
      <w:divBdr>
        <w:top w:val="none" w:sz="0" w:space="0" w:color="auto"/>
        <w:left w:val="none" w:sz="0" w:space="0" w:color="auto"/>
        <w:bottom w:val="none" w:sz="0" w:space="0" w:color="auto"/>
        <w:right w:val="none" w:sz="0" w:space="0" w:color="auto"/>
      </w:divBdr>
    </w:div>
    <w:div w:id="607354168">
      <w:bodyDiv w:val="1"/>
      <w:marLeft w:val="0"/>
      <w:marRight w:val="0"/>
      <w:marTop w:val="0"/>
      <w:marBottom w:val="0"/>
      <w:divBdr>
        <w:top w:val="none" w:sz="0" w:space="0" w:color="auto"/>
        <w:left w:val="none" w:sz="0" w:space="0" w:color="auto"/>
        <w:bottom w:val="none" w:sz="0" w:space="0" w:color="auto"/>
        <w:right w:val="none" w:sz="0" w:space="0" w:color="auto"/>
      </w:divBdr>
    </w:div>
    <w:div w:id="619193365">
      <w:bodyDiv w:val="1"/>
      <w:marLeft w:val="0"/>
      <w:marRight w:val="0"/>
      <w:marTop w:val="0"/>
      <w:marBottom w:val="0"/>
      <w:divBdr>
        <w:top w:val="none" w:sz="0" w:space="0" w:color="auto"/>
        <w:left w:val="none" w:sz="0" w:space="0" w:color="auto"/>
        <w:bottom w:val="none" w:sz="0" w:space="0" w:color="auto"/>
        <w:right w:val="none" w:sz="0" w:space="0" w:color="auto"/>
      </w:divBdr>
    </w:div>
    <w:div w:id="620845828">
      <w:bodyDiv w:val="1"/>
      <w:marLeft w:val="0"/>
      <w:marRight w:val="0"/>
      <w:marTop w:val="0"/>
      <w:marBottom w:val="0"/>
      <w:divBdr>
        <w:top w:val="none" w:sz="0" w:space="0" w:color="auto"/>
        <w:left w:val="none" w:sz="0" w:space="0" w:color="auto"/>
        <w:bottom w:val="none" w:sz="0" w:space="0" w:color="auto"/>
        <w:right w:val="none" w:sz="0" w:space="0" w:color="auto"/>
      </w:divBdr>
    </w:div>
    <w:div w:id="629358611">
      <w:bodyDiv w:val="1"/>
      <w:marLeft w:val="0"/>
      <w:marRight w:val="0"/>
      <w:marTop w:val="0"/>
      <w:marBottom w:val="0"/>
      <w:divBdr>
        <w:top w:val="none" w:sz="0" w:space="0" w:color="auto"/>
        <w:left w:val="none" w:sz="0" w:space="0" w:color="auto"/>
        <w:bottom w:val="none" w:sz="0" w:space="0" w:color="auto"/>
        <w:right w:val="none" w:sz="0" w:space="0" w:color="auto"/>
      </w:divBdr>
    </w:div>
    <w:div w:id="631252986">
      <w:bodyDiv w:val="1"/>
      <w:marLeft w:val="0"/>
      <w:marRight w:val="0"/>
      <w:marTop w:val="0"/>
      <w:marBottom w:val="0"/>
      <w:divBdr>
        <w:top w:val="none" w:sz="0" w:space="0" w:color="auto"/>
        <w:left w:val="none" w:sz="0" w:space="0" w:color="auto"/>
        <w:bottom w:val="none" w:sz="0" w:space="0" w:color="auto"/>
        <w:right w:val="none" w:sz="0" w:space="0" w:color="auto"/>
      </w:divBdr>
    </w:div>
    <w:div w:id="635531419">
      <w:bodyDiv w:val="1"/>
      <w:marLeft w:val="0"/>
      <w:marRight w:val="0"/>
      <w:marTop w:val="0"/>
      <w:marBottom w:val="0"/>
      <w:divBdr>
        <w:top w:val="none" w:sz="0" w:space="0" w:color="auto"/>
        <w:left w:val="none" w:sz="0" w:space="0" w:color="auto"/>
        <w:bottom w:val="none" w:sz="0" w:space="0" w:color="auto"/>
        <w:right w:val="none" w:sz="0" w:space="0" w:color="auto"/>
      </w:divBdr>
    </w:div>
    <w:div w:id="641890002">
      <w:bodyDiv w:val="1"/>
      <w:marLeft w:val="0"/>
      <w:marRight w:val="0"/>
      <w:marTop w:val="0"/>
      <w:marBottom w:val="0"/>
      <w:divBdr>
        <w:top w:val="none" w:sz="0" w:space="0" w:color="auto"/>
        <w:left w:val="none" w:sz="0" w:space="0" w:color="auto"/>
        <w:bottom w:val="none" w:sz="0" w:space="0" w:color="auto"/>
        <w:right w:val="none" w:sz="0" w:space="0" w:color="auto"/>
      </w:divBdr>
    </w:div>
    <w:div w:id="645936776">
      <w:bodyDiv w:val="1"/>
      <w:marLeft w:val="0"/>
      <w:marRight w:val="0"/>
      <w:marTop w:val="0"/>
      <w:marBottom w:val="0"/>
      <w:divBdr>
        <w:top w:val="none" w:sz="0" w:space="0" w:color="auto"/>
        <w:left w:val="none" w:sz="0" w:space="0" w:color="auto"/>
        <w:bottom w:val="none" w:sz="0" w:space="0" w:color="auto"/>
        <w:right w:val="none" w:sz="0" w:space="0" w:color="auto"/>
      </w:divBdr>
    </w:div>
    <w:div w:id="646319616">
      <w:bodyDiv w:val="1"/>
      <w:marLeft w:val="0"/>
      <w:marRight w:val="0"/>
      <w:marTop w:val="0"/>
      <w:marBottom w:val="0"/>
      <w:divBdr>
        <w:top w:val="none" w:sz="0" w:space="0" w:color="auto"/>
        <w:left w:val="none" w:sz="0" w:space="0" w:color="auto"/>
        <w:bottom w:val="none" w:sz="0" w:space="0" w:color="auto"/>
        <w:right w:val="none" w:sz="0" w:space="0" w:color="auto"/>
      </w:divBdr>
    </w:div>
    <w:div w:id="653026434">
      <w:bodyDiv w:val="1"/>
      <w:marLeft w:val="0"/>
      <w:marRight w:val="0"/>
      <w:marTop w:val="0"/>
      <w:marBottom w:val="0"/>
      <w:divBdr>
        <w:top w:val="none" w:sz="0" w:space="0" w:color="auto"/>
        <w:left w:val="none" w:sz="0" w:space="0" w:color="auto"/>
        <w:bottom w:val="none" w:sz="0" w:space="0" w:color="auto"/>
        <w:right w:val="none" w:sz="0" w:space="0" w:color="auto"/>
      </w:divBdr>
    </w:div>
    <w:div w:id="658652005">
      <w:bodyDiv w:val="1"/>
      <w:marLeft w:val="0"/>
      <w:marRight w:val="0"/>
      <w:marTop w:val="0"/>
      <w:marBottom w:val="0"/>
      <w:divBdr>
        <w:top w:val="none" w:sz="0" w:space="0" w:color="auto"/>
        <w:left w:val="none" w:sz="0" w:space="0" w:color="auto"/>
        <w:bottom w:val="none" w:sz="0" w:space="0" w:color="auto"/>
        <w:right w:val="none" w:sz="0" w:space="0" w:color="auto"/>
      </w:divBdr>
    </w:div>
    <w:div w:id="668564290">
      <w:bodyDiv w:val="1"/>
      <w:marLeft w:val="0"/>
      <w:marRight w:val="0"/>
      <w:marTop w:val="0"/>
      <w:marBottom w:val="0"/>
      <w:divBdr>
        <w:top w:val="none" w:sz="0" w:space="0" w:color="auto"/>
        <w:left w:val="none" w:sz="0" w:space="0" w:color="auto"/>
        <w:bottom w:val="none" w:sz="0" w:space="0" w:color="auto"/>
        <w:right w:val="none" w:sz="0" w:space="0" w:color="auto"/>
      </w:divBdr>
    </w:div>
    <w:div w:id="675108670">
      <w:bodyDiv w:val="1"/>
      <w:marLeft w:val="0"/>
      <w:marRight w:val="0"/>
      <w:marTop w:val="0"/>
      <w:marBottom w:val="0"/>
      <w:divBdr>
        <w:top w:val="none" w:sz="0" w:space="0" w:color="auto"/>
        <w:left w:val="none" w:sz="0" w:space="0" w:color="auto"/>
        <w:bottom w:val="none" w:sz="0" w:space="0" w:color="auto"/>
        <w:right w:val="none" w:sz="0" w:space="0" w:color="auto"/>
      </w:divBdr>
    </w:div>
    <w:div w:id="678628421">
      <w:bodyDiv w:val="1"/>
      <w:marLeft w:val="0"/>
      <w:marRight w:val="0"/>
      <w:marTop w:val="0"/>
      <w:marBottom w:val="0"/>
      <w:divBdr>
        <w:top w:val="none" w:sz="0" w:space="0" w:color="auto"/>
        <w:left w:val="none" w:sz="0" w:space="0" w:color="auto"/>
        <w:bottom w:val="none" w:sz="0" w:space="0" w:color="auto"/>
        <w:right w:val="none" w:sz="0" w:space="0" w:color="auto"/>
      </w:divBdr>
    </w:div>
    <w:div w:id="680276666">
      <w:bodyDiv w:val="1"/>
      <w:marLeft w:val="0"/>
      <w:marRight w:val="0"/>
      <w:marTop w:val="0"/>
      <w:marBottom w:val="0"/>
      <w:divBdr>
        <w:top w:val="none" w:sz="0" w:space="0" w:color="auto"/>
        <w:left w:val="none" w:sz="0" w:space="0" w:color="auto"/>
        <w:bottom w:val="none" w:sz="0" w:space="0" w:color="auto"/>
        <w:right w:val="none" w:sz="0" w:space="0" w:color="auto"/>
      </w:divBdr>
    </w:div>
    <w:div w:id="684329229">
      <w:bodyDiv w:val="1"/>
      <w:marLeft w:val="0"/>
      <w:marRight w:val="0"/>
      <w:marTop w:val="0"/>
      <w:marBottom w:val="0"/>
      <w:divBdr>
        <w:top w:val="none" w:sz="0" w:space="0" w:color="auto"/>
        <w:left w:val="none" w:sz="0" w:space="0" w:color="auto"/>
        <w:bottom w:val="none" w:sz="0" w:space="0" w:color="auto"/>
        <w:right w:val="none" w:sz="0" w:space="0" w:color="auto"/>
      </w:divBdr>
    </w:div>
    <w:div w:id="689600431">
      <w:bodyDiv w:val="1"/>
      <w:marLeft w:val="0"/>
      <w:marRight w:val="0"/>
      <w:marTop w:val="0"/>
      <w:marBottom w:val="0"/>
      <w:divBdr>
        <w:top w:val="none" w:sz="0" w:space="0" w:color="auto"/>
        <w:left w:val="none" w:sz="0" w:space="0" w:color="auto"/>
        <w:bottom w:val="none" w:sz="0" w:space="0" w:color="auto"/>
        <w:right w:val="none" w:sz="0" w:space="0" w:color="auto"/>
      </w:divBdr>
    </w:div>
    <w:div w:id="691995869">
      <w:bodyDiv w:val="1"/>
      <w:marLeft w:val="0"/>
      <w:marRight w:val="0"/>
      <w:marTop w:val="0"/>
      <w:marBottom w:val="0"/>
      <w:divBdr>
        <w:top w:val="none" w:sz="0" w:space="0" w:color="auto"/>
        <w:left w:val="none" w:sz="0" w:space="0" w:color="auto"/>
        <w:bottom w:val="none" w:sz="0" w:space="0" w:color="auto"/>
        <w:right w:val="none" w:sz="0" w:space="0" w:color="auto"/>
      </w:divBdr>
    </w:div>
    <w:div w:id="699548482">
      <w:bodyDiv w:val="1"/>
      <w:marLeft w:val="0"/>
      <w:marRight w:val="0"/>
      <w:marTop w:val="0"/>
      <w:marBottom w:val="0"/>
      <w:divBdr>
        <w:top w:val="none" w:sz="0" w:space="0" w:color="auto"/>
        <w:left w:val="none" w:sz="0" w:space="0" w:color="auto"/>
        <w:bottom w:val="none" w:sz="0" w:space="0" w:color="auto"/>
        <w:right w:val="none" w:sz="0" w:space="0" w:color="auto"/>
      </w:divBdr>
    </w:div>
    <w:div w:id="701053609">
      <w:bodyDiv w:val="1"/>
      <w:marLeft w:val="0"/>
      <w:marRight w:val="0"/>
      <w:marTop w:val="0"/>
      <w:marBottom w:val="0"/>
      <w:divBdr>
        <w:top w:val="none" w:sz="0" w:space="0" w:color="auto"/>
        <w:left w:val="none" w:sz="0" w:space="0" w:color="auto"/>
        <w:bottom w:val="none" w:sz="0" w:space="0" w:color="auto"/>
        <w:right w:val="none" w:sz="0" w:space="0" w:color="auto"/>
      </w:divBdr>
    </w:div>
    <w:div w:id="704060333">
      <w:bodyDiv w:val="1"/>
      <w:marLeft w:val="0"/>
      <w:marRight w:val="0"/>
      <w:marTop w:val="0"/>
      <w:marBottom w:val="0"/>
      <w:divBdr>
        <w:top w:val="none" w:sz="0" w:space="0" w:color="auto"/>
        <w:left w:val="none" w:sz="0" w:space="0" w:color="auto"/>
        <w:bottom w:val="none" w:sz="0" w:space="0" w:color="auto"/>
        <w:right w:val="none" w:sz="0" w:space="0" w:color="auto"/>
      </w:divBdr>
      <w:divsChild>
        <w:div w:id="1940673873">
          <w:marLeft w:val="640"/>
          <w:marRight w:val="0"/>
          <w:marTop w:val="0"/>
          <w:marBottom w:val="0"/>
          <w:divBdr>
            <w:top w:val="none" w:sz="0" w:space="0" w:color="auto"/>
            <w:left w:val="none" w:sz="0" w:space="0" w:color="auto"/>
            <w:bottom w:val="none" w:sz="0" w:space="0" w:color="auto"/>
            <w:right w:val="none" w:sz="0" w:space="0" w:color="auto"/>
          </w:divBdr>
        </w:div>
        <w:div w:id="277689509">
          <w:marLeft w:val="640"/>
          <w:marRight w:val="0"/>
          <w:marTop w:val="0"/>
          <w:marBottom w:val="0"/>
          <w:divBdr>
            <w:top w:val="none" w:sz="0" w:space="0" w:color="auto"/>
            <w:left w:val="none" w:sz="0" w:space="0" w:color="auto"/>
            <w:bottom w:val="none" w:sz="0" w:space="0" w:color="auto"/>
            <w:right w:val="none" w:sz="0" w:space="0" w:color="auto"/>
          </w:divBdr>
        </w:div>
        <w:div w:id="1650935993">
          <w:marLeft w:val="640"/>
          <w:marRight w:val="0"/>
          <w:marTop w:val="0"/>
          <w:marBottom w:val="0"/>
          <w:divBdr>
            <w:top w:val="none" w:sz="0" w:space="0" w:color="auto"/>
            <w:left w:val="none" w:sz="0" w:space="0" w:color="auto"/>
            <w:bottom w:val="none" w:sz="0" w:space="0" w:color="auto"/>
            <w:right w:val="none" w:sz="0" w:space="0" w:color="auto"/>
          </w:divBdr>
        </w:div>
        <w:div w:id="539318826">
          <w:marLeft w:val="640"/>
          <w:marRight w:val="0"/>
          <w:marTop w:val="0"/>
          <w:marBottom w:val="0"/>
          <w:divBdr>
            <w:top w:val="none" w:sz="0" w:space="0" w:color="auto"/>
            <w:left w:val="none" w:sz="0" w:space="0" w:color="auto"/>
            <w:bottom w:val="none" w:sz="0" w:space="0" w:color="auto"/>
            <w:right w:val="none" w:sz="0" w:space="0" w:color="auto"/>
          </w:divBdr>
        </w:div>
        <w:div w:id="859318277">
          <w:marLeft w:val="640"/>
          <w:marRight w:val="0"/>
          <w:marTop w:val="0"/>
          <w:marBottom w:val="0"/>
          <w:divBdr>
            <w:top w:val="none" w:sz="0" w:space="0" w:color="auto"/>
            <w:left w:val="none" w:sz="0" w:space="0" w:color="auto"/>
            <w:bottom w:val="none" w:sz="0" w:space="0" w:color="auto"/>
            <w:right w:val="none" w:sz="0" w:space="0" w:color="auto"/>
          </w:divBdr>
        </w:div>
      </w:divsChild>
    </w:div>
    <w:div w:id="705718480">
      <w:bodyDiv w:val="1"/>
      <w:marLeft w:val="0"/>
      <w:marRight w:val="0"/>
      <w:marTop w:val="0"/>
      <w:marBottom w:val="0"/>
      <w:divBdr>
        <w:top w:val="none" w:sz="0" w:space="0" w:color="auto"/>
        <w:left w:val="none" w:sz="0" w:space="0" w:color="auto"/>
        <w:bottom w:val="none" w:sz="0" w:space="0" w:color="auto"/>
        <w:right w:val="none" w:sz="0" w:space="0" w:color="auto"/>
      </w:divBdr>
    </w:div>
    <w:div w:id="707218312">
      <w:bodyDiv w:val="1"/>
      <w:marLeft w:val="0"/>
      <w:marRight w:val="0"/>
      <w:marTop w:val="0"/>
      <w:marBottom w:val="0"/>
      <w:divBdr>
        <w:top w:val="none" w:sz="0" w:space="0" w:color="auto"/>
        <w:left w:val="none" w:sz="0" w:space="0" w:color="auto"/>
        <w:bottom w:val="none" w:sz="0" w:space="0" w:color="auto"/>
        <w:right w:val="none" w:sz="0" w:space="0" w:color="auto"/>
      </w:divBdr>
    </w:div>
    <w:div w:id="709454894">
      <w:bodyDiv w:val="1"/>
      <w:marLeft w:val="0"/>
      <w:marRight w:val="0"/>
      <w:marTop w:val="0"/>
      <w:marBottom w:val="0"/>
      <w:divBdr>
        <w:top w:val="none" w:sz="0" w:space="0" w:color="auto"/>
        <w:left w:val="none" w:sz="0" w:space="0" w:color="auto"/>
        <w:bottom w:val="none" w:sz="0" w:space="0" w:color="auto"/>
        <w:right w:val="none" w:sz="0" w:space="0" w:color="auto"/>
      </w:divBdr>
    </w:div>
    <w:div w:id="710572473">
      <w:bodyDiv w:val="1"/>
      <w:marLeft w:val="0"/>
      <w:marRight w:val="0"/>
      <w:marTop w:val="0"/>
      <w:marBottom w:val="0"/>
      <w:divBdr>
        <w:top w:val="none" w:sz="0" w:space="0" w:color="auto"/>
        <w:left w:val="none" w:sz="0" w:space="0" w:color="auto"/>
        <w:bottom w:val="none" w:sz="0" w:space="0" w:color="auto"/>
        <w:right w:val="none" w:sz="0" w:space="0" w:color="auto"/>
      </w:divBdr>
    </w:div>
    <w:div w:id="714351341">
      <w:bodyDiv w:val="1"/>
      <w:marLeft w:val="0"/>
      <w:marRight w:val="0"/>
      <w:marTop w:val="0"/>
      <w:marBottom w:val="0"/>
      <w:divBdr>
        <w:top w:val="none" w:sz="0" w:space="0" w:color="auto"/>
        <w:left w:val="none" w:sz="0" w:space="0" w:color="auto"/>
        <w:bottom w:val="none" w:sz="0" w:space="0" w:color="auto"/>
        <w:right w:val="none" w:sz="0" w:space="0" w:color="auto"/>
      </w:divBdr>
    </w:div>
    <w:div w:id="716393111">
      <w:bodyDiv w:val="1"/>
      <w:marLeft w:val="0"/>
      <w:marRight w:val="0"/>
      <w:marTop w:val="0"/>
      <w:marBottom w:val="0"/>
      <w:divBdr>
        <w:top w:val="none" w:sz="0" w:space="0" w:color="auto"/>
        <w:left w:val="none" w:sz="0" w:space="0" w:color="auto"/>
        <w:bottom w:val="none" w:sz="0" w:space="0" w:color="auto"/>
        <w:right w:val="none" w:sz="0" w:space="0" w:color="auto"/>
      </w:divBdr>
    </w:div>
    <w:div w:id="720902888">
      <w:bodyDiv w:val="1"/>
      <w:marLeft w:val="0"/>
      <w:marRight w:val="0"/>
      <w:marTop w:val="0"/>
      <w:marBottom w:val="0"/>
      <w:divBdr>
        <w:top w:val="none" w:sz="0" w:space="0" w:color="auto"/>
        <w:left w:val="none" w:sz="0" w:space="0" w:color="auto"/>
        <w:bottom w:val="none" w:sz="0" w:space="0" w:color="auto"/>
        <w:right w:val="none" w:sz="0" w:space="0" w:color="auto"/>
      </w:divBdr>
    </w:div>
    <w:div w:id="721707744">
      <w:bodyDiv w:val="1"/>
      <w:marLeft w:val="0"/>
      <w:marRight w:val="0"/>
      <w:marTop w:val="0"/>
      <w:marBottom w:val="0"/>
      <w:divBdr>
        <w:top w:val="none" w:sz="0" w:space="0" w:color="auto"/>
        <w:left w:val="none" w:sz="0" w:space="0" w:color="auto"/>
        <w:bottom w:val="none" w:sz="0" w:space="0" w:color="auto"/>
        <w:right w:val="none" w:sz="0" w:space="0" w:color="auto"/>
      </w:divBdr>
    </w:div>
    <w:div w:id="723215378">
      <w:bodyDiv w:val="1"/>
      <w:marLeft w:val="0"/>
      <w:marRight w:val="0"/>
      <w:marTop w:val="0"/>
      <w:marBottom w:val="0"/>
      <w:divBdr>
        <w:top w:val="none" w:sz="0" w:space="0" w:color="auto"/>
        <w:left w:val="none" w:sz="0" w:space="0" w:color="auto"/>
        <w:bottom w:val="none" w:sz="0" w:space="0" w:color="auto"/>
        <w:right w:val="none" w:sz="0" w:space="0" w:color="auto"/>
      </w:divBdr>
    </w:div>
    <w:div w:id="726758037">
      <w:bodyDiv w:val="1"/>
      <w:marLeft w:val="0"/>
      <w:marRight w:val="0"/>
      <w:marTop w:val="0"/>
      <w:marBottom w:val="0"/>
      <w:divBdr>
        <w:top w:val="none" w:sz="0" w:space="0" w:color="auto"/>
        <w:left w:val="none" w:sz="0" w:space="0" w:color="auto"/>
        <w:bottom w:val="none" w:sz="0" w:space="0" w:color="auto"/>
        <w:right w:val="none" w:sz="0" w:space="0" w:color="auto"/>
      </w:divBdr>
    </w:div>
    <w:div w:id="727844870">
      <w:bodyDiv w:val="1"/>
      <w:marLeft w:val="0"/>
      <w:marRight w:val="0"/>
      <w:marTop w:val="0"/>
      <w:marBottom w:val="0"/>
      <w:divBdr>
        <w:top w:val="none" w:sz="0" w:space="0" w:color="auto"/>
        <w:left w:val="none" w:sz="0" w:space="0" w:color="auto"/>
        <w:bottom w:val="none" w:sz="0" w:space="0" w:color="auto"/>
        <w:right w:val="none" w:sz="0" w:space="0" w:color="auto"/>
      </w:divBdr>
    </w:div>
    <w:div w:id="734622185">
      <w:bodyDiv w:val="1"/>
      <w:marLeft w:val="0"/>
      <w:marRight w:val="0"/>
      <w:marTop w:val="0"/>
      <w:marBottom w:val="0"/>
      <w:divBdr>
        <w:top w:val="none" w:sz="0" w:space="0" w:color="auto"/>
        <w:left w:val="none" w:sz="0" w:space="0" w:color="auto"/>
        <w:bottom w:val="none" w:sz="0" w:space="0" w:color="auto"/>
        <w:right w:val="none" w:sz="0" w:space="0" w:color="auto"/>
      </w:divBdr>
    </w:div>
    <w:div w:id="739909113">
      <w:bodyDiv w:val="1"/>
      <w:marLeft w:val="0"/>
      <w:marRight w:val="0"/>
      <w:marTop w:val="0"/>
      <w:marBottom w:val="0"/>
      <w:divBdr>
        <w:top w:val="none" w:sz="0" w:space="0" w:color="auto"/>
        <w:left w:val="none" w:sz="0" w:space="0" w:color="auto"/>
        <w:bottom w:val="none" w:sz="0" w:space="0" w:color="auto"/>
        <w:right w:val="none" w:sz="0" w:space="0" w:color="auto"/>
      </w:divBdr>
    </w:div>
    <w:div w:id="743796301">
      <w:bodyDiv w:val="1"/>
      <w:marLeft w:val="0"/>
      <w:marRight w:val="0"/>
      <w:marTop w:val="0"/>
      <w:marBottom w:val="0"/>
      <w:divBdr>
        <w:top w:val="none" w:sz="0" w:space="0" w:color="auto"/>
        <w:left w:val="none" w:sz="0" w:space="0" w:color="auto"/>
        <w:bottom w:val="none" w:sz="0" w:space="0" w:color="auto"/>
        <w:right w:val="none" w:sz="0" w:space="0" w:color="auto"/>
      </w:divBdr>
    </w:div>
    <w:div w:id="755521982">
      <w:bodyDiv w:val="1"/>
      <w:marLeft w:val="0"/>
      <w:marRight w:val="0"/>
      <w:marTop w:val="0"/>
      <w:marBottom w:val="0"/>
      <w:divBdr>
        <w:top w:val="none" w:sz="0" w:space="0" w:color="auto"/>
        <w:left w:val="none" w:sz="0" w:space="0" w:color="auto"/>
        <w:bottom w:val="none" w:sz="0" w:space="0" w:color="auto"/>
        <w:right w:val="none" w:sz="0" w:space="0" w:color="auto"/>
      </w:divBdr>
    </w:div>
    <w:div w:id="760755741">
      <w:bodyDiv w:val="1"/>
      <w:marLeft w:val="0"/>
      <w:marRight w:val="0"/>
      <w:marTop w:val="0"/>
      <w:marBottom w:val="0"/>
      <w:divBdr>
        <w:top w:val="none" w:sz="0" w:space="0" w:color="auto"/>
        <w:left w:val="none" w:sz="0" w:space="0" w:color="auto"/>
        <w:bottom w:val="none" w:sz="0" w:space="0" w:color="auto"/>
        <w:right w:val="none" w:sz="0" w:space="0" w:color="auto"/>
      </w:divBdr>
    </w:div>
    <w:div w:id="761336511">
      <w:bodyDiv w:val="1"/>
      <w:marLeft w:val="0"/>
      <w:marRight w:val="0"/>
      <w:marTop w:val="0"/>
      <w:marBottom w:val="0"/>
      <w:divBdr>
        <w:top w:val="none" w:sz="0" w:space="0" w:color="auto"/>
        <w:left w:val="none" w:sz="0" w:space="0" w:color="auto"/>
        <w:bottom w:val="none" w:sz="0" w:space="0" w:color="auto"/>
        <w:right w:val="none" w:sz="0" w:space="0" w:color="auto"/>
      </w:divBdr>
    </w:div>
    <w:div w:id="768938122">
      <w:bodyDiv w:val="1"/>
      <w:marLeft w:val="0"/>
      <w:marRight w:val="0"/>
      <w:marTop w:val="0"/>
      <w:marBottom w:val="0"/>
      <w:divBdr>
        <w:top w:val="none" w:sz="0" w:space="0" w:color="auto"/>
        <w:left w:val="none" w:sz="0" w:space="0" w:color="auto"/>
        <w:bottom w:val="none" w:sz="0" w:space="0" w:color="auto"/>
        <w:right w:val="none" w:sz="0" w:space="0" w:color="auto"/>
      </w:divBdr>
    </w:div>
    <w:div w:id="769811955">
      <w:bodyDiv w:val="1"/>
      <w:marLeft w:val="0"/>
      <w:marRight w:val="0"/>
      <w:marTop w:val="0"/>
      <w:marBottom w:val="0"/>
      <w:divBdr>
        <w:top w:val="none" w:sz="0" w:space="0" w:color="auto"/>
        <w:left w:val="none" w:sz="0" w:space="0" w:color="auto"/>
        <w:bottom w:val="none" w:sz="0" w:space="0" w:color="auto"/>
        <w:right w:val="none" w:sz="0" w:space="0" w:color="auto"/>
      </w:divBdr>
    </w:div>
    <w:div w:id="777915137">
      <w:bodyDiv w:val="1"/>
      <w:marLeft w:val="0"/>
      <w:marRight w:val="0"/>
      <w:marTop w:val="0"/>
      <w:marBottom w:val="0"/>
      <w:divBdr>
        <w:top w:val="none" w:sz="0" w:space="0" w:color="auto"/>
        <w:left w:val="none" w:sz="0" w:space="0" w:color="auto"/>
        <w:bottom w:val="none" w:sz="0" w:space="0" w:color="auto"/>
        <w:right w:val="none" w:sz="0" w:space="0" w:color="auto"/>
      </w:divBdr>
    </w:div>
    <w:div w:id="783500136">
      <w:bodyDiv w:val="1"/>
      <w:marLeft w:val="0"/>
      <w:marRight w:val="0"/>
      <w:marTop w:val="0"/>
      <w:marBottom w:val="0"/>
      <w:divBdr>
        <w:top w:val="none" w:sz="0" w:space="0" w:color="auto"/>
        <w:left w:val="none" w:sz="0" w:space="0" w:color="auto"/>
        <w:bottom w:val="none" w:sz="0" w:space="0" w:color="auto"/>
        <w:right w:val="none" w:sz="0" w:space="0" w:color="auto"/>
      </w:divBdr>
    </w:div>
    <w:div w:id="789784737">
      <w:bodyDiv w:val="1"/>
      <w:marLeft w:val="0"/>
      <w:marRight w:val="0"/>
      <w:marTop w:val="0"/>
      <w:marBottom w:val="0"/>
      <w:divBdr>
        <w:top w:val="none" w:sz="0" w:space="0" w:color="auto"/>
        <w:left w:val="none" w:sz="0" w:space="0" w:color="auto"/>
        <w:bottom w:val="none" w:sz="0" w:space="0" w:color="auto"/>
        <w:right w:val="none" w:sz="0" w:space="0" w:color="auto"/>
      </w:divBdr>
    </w:div>
    <w:div w:id="790395546">
      <w:bodyDiv w:val="1"/>
      <w:marLeft w:val="0"/>
      <w:marRight w:val="0"/>
      <w:marTop w:val="0"/>
      <w:marBottom w:val="0"/>
      <w:divBdr>
        <w:top w:val="none" w:sz="0" w:space="0" w:color="auto"/>
        <w:left w:val="none" w:sz="0" w:space="0" w:color="auto"/>
        <w:bottom w:val="none" w:sz="0" w:space="0" w:color="auto"/>
        <w:right w:val="none" w:sz="0" w:space="0" w:color="auto"/>
      </w:divBdr>
    </w:div>
    <w:div w:id="805468122">
      <w:bodyDiv w:val="1"/>
      <w:marLeft w:val="0"/>
      <w:marRight w:val="0"/>
      <w:marTop w:val="0"/>
      <w:marBottom w:val="0"/>
      <w:divBdr>
        <w:top w:val="none" w:sz="0" w:space="0" w:color="auto"/>
        <w:left w:val="none" w:sz="0" w:space="0" w:color="auto"/>
        <w:bottom w:val="none" w:sz="0" w:space="0" w:color="auto"/>
        <w:right w:val="none" w:sz="0" w:space="0" w:color="auto"/>
      </w:divBdr>
    </w:div>
    <w:div w:id="808673628">
      <w:bodyDiv w:val="1"/>
      <w:marLeft w:val="0"/>
      <w:marRight w:val="0"/>
      <w:marTop w:val="0"/>
      <w:marBottom w:val="0"/>
      <w:divBdr>
        <w:top w:val="none" w:sz="0" w:space="0" w:color="auto"/>
        <w:left w:val="none" w:sz="0" w:space="0" w:color="auto"/>
        <w:bottom w:val="none" w:sz="0" w:space="0" w:color="auto"/>
        <w:right w:val="none" w:sz="0" w:space="0" w:color="auto"/>
      </w:divBdr>
    </w:div>
    <w:div w:id="809708974">
      <w:bodyDiv w:val="1"/>
      <w:marLeft w:val="0"/>
      <w:marRight w:val="0"/>
      <w:marTop w:val="0"/>
      <w:marBottom w:val="0"/>
      <w:divBdr>
        <w:top w:val="none" w:sz="0" w:space="0" w:color="auto"/>
        <w:left w:val="none" w:sz="0" w:space="0" w:color="auto"/>
        <w:bottom w:val="none" w:sz="0" w:space="0" w:color="auto"/>
        <w:right w:val="none" w:sz="0" w:space="0" w:color="auto"/>
      </w:divBdr>
    </w:div>
    <w:div w:id="813447520">
      <w:bodyDiv w:val="1"/>
      <w:marLeft w:val="0"/>
      <w:marRight w:val="0"/>
      <w:marTop w:val="0"/>
      <w:marBottom w:val="0"/>
      <w:divBdr>
        <w:top w:val="none" w:sz="0" w:space="0" w:color="auto"/>
        <w:left w:val="none" w:sz="0" w:space="0" w:color="auto"/>
        <w:bottom w:val="none" w:sz="0" w:space="0" w:color="auto"/>
        <w:right w:val="none" w:sz="0" w:space="0" w:color="auto"/>
      </w:divBdr>
    </w:div>
    <w:div w:id="820777821">
      <w:bodyDiv w:val="1"/>
      <w:marLeft w:val="0"/>
      <w:marRight w:val="0"/>
      <w:marTop w:val="0"/>
      <w:marBottom w:val="0"/>
      <w:divBdr>
        <w:top w:val="none" w:sz="0" w:space="0" w:color="auto"/>
        <w:left w:val="none" w:sz="0" w:space="0" w:color="auto"/>
        <w:bottom w:val="none" w:sz="0" w:space="0" w:color="auto"/>
        <w:right w:val="none" w:sz="0" w:space="0" w:color="auto"/>
      </w:divBdr>
    </w:div>
    <w:div w:id="825125205">
      <w:bodyDiv w:val="1"/>
      <w:marLeft w:val="0"/>
      <w:marRight w:val="0"/>
      <w:marTop w:val="0"/>
      <w:marBottom w:val="0"/>
      <w:divBdr>
        <w:top w:val="none" w:sz="0" w:space="0" w:color="auto"/>
        <w:left w:val="none" w:sz="0" w:space="0" w:color="auto"/>
        <w:bottom w:val="none" w:sz="0" w:space="0" w:color="auto"/>
        <w:right w:val="none" w:sz="0" w:space="0" w:color="auto"/>
      </w:divBdr>
    </w:div>
    <w:div w:id="833379903">
      <w:bodyDiv w:val="1"/>
      <w:marLeft w:val="0"/>
      <w:marRight w:val="0"/>
      <w:marTop w:val="0"/>
      <w:marBottom w:val="0"/>
      <w:divBdr>
        <w:top w:val="none" w:sz="0" w:space="0" w:color="auto"/>
        <w:left w:val="none" w:sz="0" w:space="0" w:color="auto"/>
        <w:bottom w:val="none" w:sz="0" w:space="0" w:color="auto"/>
        <w:right w:val="none" w:sz="0" w:space="0" w:color="auto"/>
      </w:divBdr>
    </w:div>
    <w:div w:id="836385952">
      <w:bodyDiv w:val="1"/>
      <w:marLeft w:val="0"/>
      <w:marRight w:val="0"/>
      <w:marTop w:val="0"/>
      <w:marBottom w:val="0"/>
      <w:divBdr>
        <w:top w:val="none" w:sz="0" w:space="0" w:color="auto"/>
        <w:left w:val="none" w:sz="0" w:space="0" w:color="auto"/>
        <w:bottom w:val="none" w:sz="0" w:space="0" w:color="auto"/>
        <w:right w:val="none" w:sz="0" w:space="0" w:color="auto"/>
      </w:divBdr>
    </w:div>
    <w:div w:id="851067313">
      <w:bodyDiv w:val="1"/>
      <w:marLeft w:val="0"/>
      <w:marRight w:val="0"/>
      <w:marTop w:val="0"/>
      <w:marBottom w:val="0"/>
      <w:divBdr>
        <w:top w:val="none" w:sz="0" w:space="0" w:color="auto"/>
        <w:left w:val="none" w:sz="0" w:space="0" w:color="auto"/>
        <w:bottom w:val="none" w:sz="0" w:space="0" w:color="auto"/>
        <w:right w:val="none" w:sz="0" w:space="0" w:color="auto"/>
      </w:divBdr>
    </w:div>
    <w:div w:id="856887321">
      <w:bodyDiv w:val="1"/>
      <w:marLeft w:val="0"/>
      <w:marRight w:val="0"/>
      <w:marTop w:val="0"/>
      <w:marBottom w:val="0"/>
      <w:divBdr>
        <w:top w:val="none" w:sz="0" w:space="0" w:color="auto"/>
        <w:left w:val="none" w:sz="0" w:space="0" w:color="auto"/>
        <w:bottom w:val="none" w:sz="0" w:space="0" w:color="auto"/>
        <w:right w:val="none" w:sz="0" w:space="0" w:color="auto"/>
      </w:divBdr>
    </w:div>
    <w:div w:id="858927824">
      <w:bodyDiv w:val="1"/>
      <w:marLeft w:val="0"/>
      <w:marRight w:val="0"/>
      <w:marTop w:val="0"/>
      <w:marBottom w:val="0"/>
      <w:divBdr>
        <w:top w:val="none" w:sz="0" w:space="0" w:color="auto"/>
        <w:left w:val="none" w:sz="0" w:space="0" w:color="auto"/>
        <w:bottom w:val="none" w:sz="0" w:space="0" w:color="auto"/>
        <w:right w:val="none" w:sz="0" w:space="0" w:color="auto"/>
      </w:divBdr>
    </w:div>
    <w:div w:id="865023349">
      <w:bodyDiv w:val="1"/>
      <w:marLeft w:val="0"/>
      <w:marRight w:val="0"/>
      <w:marTop w:val="0"/>
      <w:marBottom w:val="0"/>
      <w:divBdr>
        <w:top w:val="none" w:sz="0" w:space="0" w:color="auto"/>
        <w:left w:val="none" w:sz="0" w:space="0" w:color="auto"/>
        <w:bottom w:val="none" w:sz="0" w:space="0" w:color="auto"/>
        <w:right w:val="none" w:sz="0" w:space="0" w:color="auto"/>
      </w:divBdr>
    </w:div>
    <w:div w:id="867180513">
      <w:bodyDiv w:val="1"/>
      <w:marLeft w:val="0"/>
      <w:marRight w:val="0"/>
      <w:marTop w:val="0"/>
      <w:marBottom w:val="0"/>
      <w:divBdr>
        <w:top w:val="none" w:sz="0" w:space="0" w:color="auto"/>
        <w:left w:val="none" w:sz="0" w:space="0" w:color="auto"/>
        <w:bottom w:val="none" w:sz="0" w:space="0" w:color="auto"/>
        <w:right w:val="none" w:sz="0" w:space="0" w:color="auto"/>
      </w:divBdr>
    </w:div>
    <w:div w:id="875854404">
      <w:bodyDiv w:val="1"/>
      <w:marLeft w:val="0"/>
      <w:marRight w:val="0"/>
      <w:marTop w:val="0"/>
      <w:marBottom w:val="0"/>
      <w:divBdr>
        <w:top w:val="none" w:sz="0" w:space="0" w:color="auto"/>
        <w:left w:val="none" w:sz="0" w:space="0" w:color="auto"/>
        <w:bottom w:val="none" w:sz="0" w:space="0" w:color="auto"/>
        <w:right w:val="none" w:sz="0" w:space="0" w:color="auto"/>
      </w:divBdr>
    </w:div>
    <w:div w:id="883442385">
      <w:bodyDiv w:val="1"/>
      <w:marLeft w:val="0"/>
      <w:marRight w:val="0"/>
      <w:marTop w:val="0"/>
      <w:marBottom w:val="0"/>
      <w:divBdr>
        <w:top w:val="none" w:sz="0" w:space="0" w:color="auto"/>
        <w:left w:val="none" w:sz="0" w:space="0" w:color="auto"/>
        <w:bottom w:val="none" w:sz="0" w:space="0" w:color="auto"/>
        <w:right w:val="none" w:sz="0" w:space="0" w:color="auto"/>
      </w:divBdr>
    </w:div>
    <w:div w:id="885144899">
      <w:bodyDiv w:val="1"/>
      <w:marLeft w:val="0"/>
      <w:marRight w:val="0"/>
      <w:marTop w:val="0"/>
      <w:marBottom w:val="0"/>
      <w:divBdr>
        <w:top w:val="none" w:sz="0" w:space="0" w:color="auto"/>
        <w:left w:val="none" w:sz="0" w:space="0" w:color="auto"/>
        <w:bottom w:val="none" w:sz="0" w:space="0" w:color="auto"/>
        <w:right w:val="none" w:sz="0" w:space="0" w:color="auto"/>
      </w:divBdr>
    </w:div>
    <w:div w:id="895895512">
      <w:bodyDiv w:val="1"/>
      <w:marLeft w:val="0"/>
      <w:marRight w:val="0"/>
      <w:marTop w:val="0"/>
      <w:marBottom w:val="0"/>
      <w:divBdr>
        <w:top w:val="none" w:sz="0" w:space="0" w:color="auto"/>
        <w:left w:val="none" w:sz="0" w:space="0" w:color="auto"/>
        <w:bottom w:val="none" w:sz="0" w:space="0" w:color="auto"/>
        <w:right w:val="none" w:sz="0" w:space="0" w:color="auto"/>
      </w:divBdr>
    </w:div>
    <w:div w:id="896862403">
      <w:bodyDiv w:val="1"/>
      <w:marLeft w:val="0"/>
      <w:marRight w:val="0"/>
      <w:marTop w:val="0"/>
      <w:marBottom w:val="0"/>
      <w:divBdr>
        <w:top w:val="none" w:sz="0" w:space="0" w:color="auto"/>
        <w:left w:val="none" w:sz="0" w:space="0" w:color="auto"/>
        <w:bottom w:val="none" w:sz="0" w:space="0" w:color="auto"/>
        <w:right w:val="none" w:sz="0" w:space="0" w:color="auto"/>
      </w:divBdr>
    </w:div>
    <w:div w:id="902645621">
      <w:bodyDiv w:val="1"/>
      <w:marLeft w:val="0"/>
      <w:marRight w:val="0"/>
      <w:marTop w:val="0"/>
      <w:marBottom w:val="0"/>
      <w:divBdr>
        <w:top w:val="none" w:sz="0" w:space="0" w:color="auto"/>
        <w:left w:val="none" w:sz="0" w:space="0" w:color="auto"/>
        <w:bottom w:val="none" w:sz="0" w:space="0" w:color="auto"/>
        <w:right w:val="none" w:sz="0" w:space="0" w:color="auto"/>
      </w:divBdr>
    </w:div>
    <w:div w:id="905921271">
      <w:bodyDiv w:val="1"/>
      <w:marLeft w:val="0"/>
      <w:marRight w:val="0"/>
      <w:marTop w:val="0"/>
      <w:marBottom w:val="0"/>
      <w:divBdr>
        <w:top w:val="none" w:sz="0" w:space="0" w:color="auto"/>
        <w:left w:val="none" w:sz="0" w:space="0" w:color="auto"/>
        <w:bottom w:val="none" w:sz="0" w:space="0" w:color="auto"/>
        <w:right w:val="none" w:sz="0" w:space="0" w:color="auto"/>
      </w:divBdr>
    </w:div>
    <w:div w:id="913708580">
      <w:bodyDiv w:val="1"/>
      <w:marLeft w:val="0"/>
      <w:marRight w:val="0"/>
      <w:marTop w:val="0"/>
      <w:marBottom w:val="0"/>
      <w:divBdr>
        <w:top w:val="none" w:sz="0" w:space="0" w:color="auto"/>
        <w:left w:val="none" w:sz="0" w:space="0" w:color="auto"/>
        <w:bottom w:val="none" w:sz="0" w:space="0" w:color="auto"/>
        <w:right w:val="none" w:sz="0" w:space="0" w:color="auto"/>
      </w:divBdr>
    </w:div>
    <w:div w:id="918514716">
      <w:bodyDiv w:val="1"/>
      <w:marLeft w:val="0"/>
      <w:marRight w:val="0"/>
      <w:marTop w:val="0"/>
      <w:marBottom w:val="0"/>
      <w:divBdr>
        <w:top w:val="none" w:sz="0" w:space="0" w:color="auto"/>
        <w:left w:val="none" w:sz="0" w:space="0" w:color="auto"/>
        <w:bottom w:val="none" w:sz="0" w:space="0" w:color="auto"/>
        <w:right w:val="none" w:sz="0" w:space="0" w:color="auto"/>
      </w:divBdr>
    </w:div>
    <w:div w:id="923949571">
      <w:bodyDiv w:val="1"/>
      <w:marLeft w:val="0"/>
      <w:marRight w:val="0"/>
      <w:marTop w:val="0"/>
      <w:marBottom w:val="0"/>
      <w:divBdr>
        <w:top w:val="none" w:sz="0" w:space="0" w:color="auto"/>
        <w:left w:val="none" w:sz="0" w:space="0" w:color="auto"/>
        <w:bottom w:val="none" w:sz="0" w:space="0" w:color="auto"/>
        <w:right w:val="none" w:sz="0" w:space="0" w:color="auto"/>
      </w:divBdr>
    </w:div>
    <w:div w:id="924850123">
      <w:bodyDiv w:val="1"/>
      <w:marLeft w:val="0"/>
      <w:marRight w:val="0"/>
      <w:marTop w:val="0"/>
      <w:marBottom w:val="0"/>
      <w:divBdr>
        <w:top w:val="none" w:sz="0" w:space="0" w:color="auto"/>
        <w:left w:val="none" w:sz="0" w:space="0" w:color="auto"/>
        <w:bottom w:val="none" w:sz="0" w:space="0" w:color="auto"/>
        <w:right w:val="none" w:sz="0" w:space="0" w:color="auto"/>
      </w:divBdr>
    </w:div>
    <w:div w:id="926498935">
      <w:bodyDiv w:val="1"/>
      <w:marLeft w:val="0"/>
      <w:marRight w:val="0"/>
      <w:marTop w:val="0"/>
      <w:marBottom w:val="0"/>
      <w:divBdr>
        <w:top w:val="none" w:sz="0" w:space="0" w:color="auto"/>
        <w:left w:val="none" w:sz="0" w:space="0" w:color="auto"/>
        <w:bottom w:val="none" w:sz="0" w:space="0" w:color="auto"/>
        <w:right w:val="none" w:sz="0" w:space="0" w:color="auto"/>
      </w:divBdr>
    </w:div>
    <w:div w:id="932317608">
      <w:bodyDiv w:val="1"/>
      <w:marLeft w:val="0"/>
      <w:marRight w:val="0"/>
      <w:marTop w:val="0"/>
      <w:marBottom w:val="0"/>
      <w:divBdr>
        <w:top w:val="none" w:sz="0" w:space="0" w:color="auto"/>
        <w:left w:val="none" w:sz="0" w:space="0" w:color="auto"/>
        <w:bottom w:val="none" w:sz="0" w:space="0" w:color="auto"/>
        <w:right w:val="none" w:sz="0" w:space="0" w:color="auto"/>
      </w:divBdr>
    </w:div>
    <w:div w:id="941843280">
      <w:bodyDiv w:val="1"/>
      <w:marLeft w:val="0"/>
      <w:marRight w:val="0"/>
      <w:marTop w:val="0"/>
      <w:marBottom w:val="0"/>
      <w:divBdr>
        <w:top w:val="none" w:sz="0" w:space="0" w:color="auto"/>
        <w:left w:val="none" w:sz="0" w:space="0" w:color="auto"/>
        <w:bottom w:val="none" w:sz="0" w:space="0" w:color="auto"/>
        <w:right w:val="none" w:sz="0" w:space="0" w:color="auto"/>
      </w:divBdr>
    </w:div>
    <w:div w:id="945890785">
      <w:bodyDiv w:val="1"/>
      <w:marLeft w:val="0"/>
      <w:marRight w:val="0"/>
      <w:marTop w:val="0"/>
      <w:marBottom w:val="0"/>
      <w:divBdr>
        <w:top w:val="none" w:sz="0" w:space="0" w:color="auto"/>
        <w:left w:val="none" w:sz="0" w:space="0" w:color="auto"/>
        <w:bottom w:val="none" w:sz="0" w:space="0" w:color="auto"/>
        <w:right w:val="none" w:sz="0" w:space="0" w:color="auto"/>
      </w:divBdr>
    </w:div>
    <w:div w:id="946425269">
      <w:bodyDiv w:val="1"/>
      <w:marLeft w:val="0"/>
      <w:marRight w:val="0"/>
      <w:marTop w:val="0"/>
      <w:marBottom w:val="0"/>
      <w:divBdr>
        <w:top w:val="none" w:sz="0" w:space="0" w:color="auto"/>
        <w:left w:val="none" w:sz="0" w:space="0" w:color="auto"/>
        <w:bottom w:val="none" w:sz="0" w:space="0" w:color="auto"/>
        <w:right w:val="none" w:sz="0" w:space="0" w:color="auto"/>
      </w:divBdr>
    </w:div>
    <w:div w:id="950940518">
      <w:bodyDiv w:val="1"/>
      <w:marLeft w:val="0"/>
      <w:marRight w:val="0"/>
      <w:marTop w:val="0"/>
      <w:marBottom w:val="0"/>
      <w:divBdr>
        <w:top w:val="none" w:sz="0" w:space="0" w:color="auto"/>
        <w:left w:val="none" w:sz="0" w:space="0" w:color="auto"/>
        <w:bottom w:val="none" w:sz="0" w:space="0" w:color="auto"/>
        <w:right w:val="none" w:sz="0" w:space="0" w:color="auto"/>
      </w:divBdr>
    </w:div>
    <w:div w:id="957028358">
      <w:bodyDiv w:val="1"/>
      <w:marLeft w:val="0"/>
      <w:marRight w:val="0"/>
      <w:marTop w:val="0"/>
      <w:marBottom w:val="0"/>
      <w:divBdr>
        <w:top w:val="none" w:sz="0" w:space="0" w:color="auto"/>
        <w:left w:val="none" w:sz="0" w:space="0" w:color="auto"/>
        <w:bottom w:val="none" w:sz="0" w:space="0" w:color="auto"/>
        <w:right w:val="none" w:sz="0" w:space="0" w:color="auto"/>
      </w:divBdr>
    </w:div>
    <w:div w:id="957762657">
      <w:bodyDiv w:val="1"/>
      <w:marLeft w:val="0"/>
      <w:marRight w:val="0"/>
      <w:marTop w:val="0"/>
      <w:marBottom w:val="0"/>
      <w:divBdr>
        <w:top w:val="none" w:sz="0" w:space="0" w:color="auto"/>
        <w:left w:val="none" w:sz="0" w:space="0" w:color="auto"/>
        <w:bottom w:val="none" w:sz="0" w:space="0" w:color="auto"/>
        <w:right w:val="none" w:sz="0" w:space="0" w:color="auto"/>
      </w:divBdr>
    </w:div>
    <w:div w:id="963193182">
      <w:bodyDiv w:val="1"/>
      <w:marLeft w:val="0"/>
      <w:marRight w:val="0"/>
      <w:marTop w:val="0"/>
      <w:marBottom w:val="0"/>
      <w:divBdr>
        <w:top w:val="none" w:sz="0" w:space="0" w:color="auto"/>
        <w:left w:val="none" w:sz="0" w:space="0" w:color="auto"/>
        <w:bottom w:val="none" w:sz="0" w:space="0" w:color="auto"/>
        <w:right w:val="none" w:sz="0" w:space="0" w:color="auto"/>
      </w:divBdr>
    </w:div>
    <w:div w:id="964459085">
      <w:bodyDiv w:val="1"/>
      <w:marLeft w:val="0"/>
      <w:marRight w:val="0"/>
      <w:marTop w:val="0"/>
      <w:marBottom w:val="0"/>
      <w:divBdr>
        <w:top w:val="none" w:sz="0" w:space="0" w:color="auto"/>
        <w:left w:val="none" w:sz="0" w:space="0" w:color="auto"/>
        <w:bottom w:val="none" w:sz="0" w:space="0" w:color="auto"/>
        <w:right w:val="none" w:sz="0" w:space="0" w:color="auto"/>
      </w:divBdr>
    </w:div>
    <w:div w:id="969045796">
      <w:bodyDiv w:val="1"/>
      <w:marLeft w:val="0"/>
      <w:marRight w:val="0"/>
      <w:marTop w:val="0"/>
      <w:marBottom w:val="0"/>
      <w:divBdr>
        <w:top w:val="none" w:sz="0" w:space="0" w:color="auto"/>
        <w:left w:val="none" w:sz="0" w:space="0" w:color="auto"/>
        <w:bottom w:val="none" w:sz="0" w:space="0" w:color="auto"/>
        <w:right w:val="none" w:sz="0" w:space="0" w:color="auto"/>
      </w:divBdr>
    </w:div>
    <w:div w:id="976179083">
      <w:bodyDiv w:val="1"/>
      <w:marLeft w:val="0"/>
      <w:marRight w:val="0"/>
      <w:marTop w:val="0"/>
      <w:marBottom w:val="0"/>
      <w:divBdr>
        <w:top w:val="none" w:sz="0" w:space="0" w:color="auto"/>
        <w:left w:val="none" w:sz="0" w:space="0" w:color="auto"/>
        <w:bottom w:val="none" w:sz="0" w:space="0" w:color="auto"/>
        <w:right w:val="none" w:sz="0" w:space="0" w:color="auto"/>
      </w:divBdr>
    </w:div>
    <w:div w:id="978799982">
      <w:bodyDiv w:val="1"/>
      <w:marLeft w:val="0"/>
      <w:marRight w:val="0"/>
      <w:marTop w:val="0"/>
      <w:marBottom w:val="0"/>
      <w:divBdr>
        <w:top w:val="none" w:sz="0" w:space="0" w:color="auto"/>
        <w:left w:val="none" w:sz="0" w:space="0" w:color="auto"/>
        <w:bottom w:val="none" w:sz="0" w:space="0" w:color="auto"/>
        <w:right w:val="none" w:sz="0" w:space="0" w:color="auto"/>
      </w:divBdr>
    </w:div>
    <w:div w:id="985010573">
      <w:bodyDiv w:val="1"/>
      <w:marLeft w:val="0"/>
      <w:marRight w:val="0"/>
      <w:marTop w:val="0"/>
      <w:marBottom w:val="0"/>
      <w:divBdr>
        <w:top w:val="none" w:sz="0" w:space="0" w:color="auto"/>
        <w:left w:val="none" w:sz="0" w:space="0" w:color="auto"/>
        <w:bottom w:val="none" w:sz="0" w:space="0" w:color="auto"/>
        <w:right w:val="none" w:sz="0" w:space="0" w:color="auto"/>
      </w:divBdr>
    </w:div>
    <w:div w:id="987055257">
      <w:bodyDiv w:val="1"/>
      <w:marLeft w:val="0"/>
      <w:marRight w:val="0"/>
      <w:marTop w:val="0"/>
      <w:marBottom w:val="0"/>
      <w:divBdr>
        <w:top w:val="none" w:sz="0" w:space="0" w:color="auto"/>
        <w:left w:val="none" w:sz="0" w:space="0" w:color="auto"/>
        <w:bottom w:val="none" w:sz="0" w:space="0" w:color="auto"/>
        <w:right w:val="none" w:sz="0" w:space="0" w:color="auto"/>
      </w:divBdr>
    </w:div>
    <w:div w:id="987629444">
      <w:bodyDiv w:val="1"/>
      <w:marLeft w:val="0"/>
      <w:marRight w:val="0"/>
      <w:marTop w:val="0"/>
      <w:marBottom w:val="0"/>
      <w:divBdr>
        <w:top w:val="none" w:sz="0" w:space="0" w:color="auto"/>
        <w:left w:val="none" w:sz="0" w:space="0" w:color="auto"/>
        <w:bottom w:val="none" w:sz="0" w:space="0" w:color="auto"/>
        <w:right w:val="none" w:sz="0" w:space="0" w:color="auto"/>
      </w:divBdr>
    </w:div>
    <w:div w:id="993796183">
      <w:bodyDiv w:val="1"/>
      <w:marLeft w:val="0"/>
      <w:marRight w:val="0"/>
      <w:marTop w:val="0"/>
      <w:marBottom w:val="0"/>
      <w:divBdr>
        <w:top w:val="none" w:sz="0" w:space="0" w:color="auto"/>
        <w:left w:val="none" w:sz="0" w:space="0" w:color="auto"/>
        <w:bottom w:val="none" w:sz="0" w:space="0" w:color="auto"/>
        <w:right w:val="none" w:sz="0" w:space="0" w:color="auto"/>
      </w:divBdr>
    </w:div>
    <w:div w:id="993995069">
      <w:bodyDiv w:val="1"/>
      <w:marLeft w:val="0"/>
      <w:marRight w:val="0"/>
      <w:marTop w:val="0"/>
      <w:marBottom w:val="0"/>
      <w:divBdr>
        <w:top w:val="none" w:sz="0" w:space="0" w:color="auto"/>
        <w:left w:val="none" w:sz="0" w:space="0" w:color="auto"/>
        <w:bottom w:val="none" w:sz="0" w:space="0" w:color="auto"/>
        <w:right w:val="none" w:sz="0" w:space="0" w:color="auto"/>
      </w:divBdr>
    </w:div>
    <w:div w:id="1002246838">
      <w:bodyDiv w:val="1"/>
      <w:marLeft w:val="0"/>
      <w:marRight w:val="0"/>
      <w:marTop w:val="0"/>
      <w:marBottom w:val="0"/>
      <w:divBdr>
        <w:top w:val="none" w:sz="0" w:space="0" w:color="auto"/>
        <w:left w:val="none" w:sz="0" w:space="0" w:color="auto"/>
        <w:bottom w:val="none" w:sz="0" w:space="0" w:color="auto"/>
        <w:right w:val="none" w:sz="0" w:space="0" w:color="auto"/>
      </w:divBdr>
    </w:div>
    <w:div w:id="1010990803">
      <w:bodyDiv w:val="1"/>
      <w:marLeft w:val="0"/>
      <w:marRight w:val="0"/>
      <w:marTop w:val="0"/>
      <w:marBottom w:val="0"/>
      <w:divBdr>
        <w:top w:val="none" w:sz="0" w:space="0" w:color="auto"/>
        <w:left w:val="none" w:sz="0" w:space="0" w:color="auto"/>
        <w:bottom w:val="none" w:sz="0" w:space="0" w:color="auto"/>
        <w:right w:val="none" w:sz="0" w:space="0" w:color="auto"/>
      </w:divBdr>
    </w:div>
    <w:div w:id="1013340475">
      <w:bodyDiv w:val="1"/>
      <w:marLeft w:val="0"/>
      <w:marRight w:val="0"/>
      <w:marTop w:val="0"/>
      <w:marBottom w:val="0"/>
      <w:divBdr>
        <w:top w:val="none" w:sz="0" w:space="0" w:color="auto"/>
        <w:left w:val="none" w:sz="0" w:space="0" w:color="auto"/>
        <w:bottom w:val="none" w:sz="0" w:space="0" w:color="auto"/>
        <w:right w:val="none" w:sz="0" w:space="0" w:color="auto"/>
      </w:divBdr>
    </w:div>
    <w:div w:id="1016541166">
      <w:bodyDiv w:val="1"/>
      <w:marLeft w:val="0"/>
      <w:marRight w:val="0"/>
      <w:marTop w:val="0"/>
      <w:marBottom w:val="0"/>
      <w:divBdr>
        <w:top w:val="none" w:sz="0" w:space="0" w:color="auto"/>
        <w:left w:val="none" w:sz="0" w:space="0" w:color="auto"/>
        <w:bottom w:val="none" w:sz="0" w:space="0" w:color="auto"/>
        <w:right w:val="none" w:sz="0" w:space="0" w:color="auto"/>
      </w:divBdr>
    </w:div>
    <w:div w:id="1021518662">
      <w:bodyDiv w:val="1"/>
      <w:marLeft w:val="0"/>
      <w:marRight w:val="0"/>
      <w:marTop w:val="0"/>
      <w:marBottom w:val="0"/>
      <w:divBdr>
        <w:top w:val="none" w:sz="0" w:space="0" w:color="auto"/>
        <w:left w:val="none" w:sz="0" w:space="0" w:color="auto"/>
        <w:bottom w:val="none" w:sz="0" w:space="0" w:color="auto"/>
        <w:right w:val="none" w:sz="0" w:space="0" w:color="auto"/>
      </w:divBdr>
    </w:div>
    <w:div w:id="1027607342">
      <w:bodyDiv w:val="1"/>
      <w:marLeft w:val="0"/>
      <w:marRight w:val="0"/>
      <w:marTop w:val="0"/>
      <w:marBottom w:val="0"/>
      <w:divBdr>
        <w:top w:val="none" w:sz="0" w:space="0" w:color="auto"/>
        <w:left w:val="none" w:sz="0" w:space="0" w:color="auto"/>
        <w:bottom w:val="none" w:sz="0" w:space="0" w:color="auto"/>
        <w:right w:val="none" w:sz="0" w:space="0" w:color="auto"/>
      </w:divBdr>
    </w:div>
    <w:div w:id="1028873117">
      <w:bodyDiv w:val="1"/>
      <w:marLeft w:val="0"/>
      <w:marRight w:val="0"/>
      <w:marTop w:val="0"/>
      <w:marBottom w:val="0"/>
      <w:divBdr>
        <w:top w:val="none" w:sz="0" w:space="0" w:color="auto"/>
        <w:left w:val="none" w:sz="0" w:space="0" w:color="auto"/>
        <w:bottom w:val="none" w:sz="0" w:space="0" w:color="auto"/>
        <w:right w:val="none" w:sz="0" w:space="0" w:color="auto"/>
      </w:divBdr>
    </w:div>
    <w:div w:id="1034960098">
      <w:bodyDiv w:val="1"/>
      <w:marLeft w:val="0"/>
      <w:marRight w:val="0"/>
      <w:marTop w:val="0"/>
      <w:marBottom w:val="0"/>
      <w:divBdr>
        <w:top w:val="none" w:sz="0" w:space="0" w:color="auto"/>
        <w:left w:val="none" w:sz="0" w:space="0" w:color="auto"/>
        <w:bottom w:val="none" w:sz="0" w:space="0" w:color="auto"/>
        <w:right w:val="none" w:sz="0" w:space="0" w:color="auto"/>
      </w:divBdr>
    </w:div>
    <w:div w:id="1036655956">
      <w:bodyDiv w:val="1"/>
      <w:marLeft w:val="0"/>
      <w:marRight w:val="0"/>
      <w:marTop w:val="0"/>
      <w:marBottom w:val="0"/>
      <w:divBdr>
        <w:top w:val="none" w:sz="0" w:space="0" w:color="auto"/>
        <w:left w:val="none" w:sz="0" w:space="0" w:color="auto"/>
        <w:bottom w:val="none" w:sz="0" w:space="0" w:color="auto"/>
        <w:right w:val="none" w:sz="0" w:space="0" w:color="auto"/>
      </w:divBdr>
    </w:div>
    <w:div w:id="1049301947">
      <w:bodyDiv w:val="1"/>
      <w:marLeft w:val="0"/>
      <w:marRight w:val="0"/>
      <w:marTop w:val="0"/>
      <w:marBottom w:val="0"/>
      <w:divBdr>
        <w:top w:val="none" w:sz="0" w:space="0" w:color="auto"/>
        <w:left w:val="none" w:sz="0" w:space="0" w:color="auto"/>
        <w:bottom w:val="none" w:sz="0" w:space="0" w:color="auto"/>
        <w:right w:val="none" w:sz="0" w:space="0" w:color="auto"/>
      </w:divBdr>
    </w:div>
    <w:div w:id="1054278385">
      <w:bodyDiv w:val="1"/>
      <w:marLeft w:val="0"/>
      <w:marRight w:val="0"/>
      <w:marTop w:val="0"/>
      <w:marBottom w:val="0"/>
      <w:divBdr>
        <w:top w:val="none" w:sz="0" w:space="0" w:color="auto"/>
        <w:left w:val="none" w:sz="0" w:space="0" w:color="auto"/>
        <w:bottom w:val="none" w:sz="0" w:space="0" w:color="auto"/>
        <w:right w:val="none" w:sz="0" w:space="0" w:color="auto"/>
      </w:divBdr>
    </w:div>
    <w:div w:id="1055928509">
      <w:bodyDiv w:val="1"/>
      <w:marLeft w:val="0"/>
      <w:marRight w:val="0"/>
      <w:marTop w:val="0"/>
      <w:marBottom w:val="0"/>
      <w:divBdr>
        <w:top w:val="none" w:sz="0" w:space="0" w:color="auto"/>
        <w:left w:val="none" w:sz="0" w:space="0" w:color="auto"/>
        <w:bottom w:val="none" w:sz="0" w:space="0" w:color="auto"/>
        <w:right w:val="none" w:sz="0" w:space="0" w:color="auto"/>
      </w:divBdr>
    </w:div>
    <w:div w:id="1058169281">
      <w:bodyDiv w:val="1"/>
      <w:marLeft w:val="0"/>
      <w:marRight w:val="0"/>
      <w:marTop w:val="0"/>
      <w:marBottom w:val="0"/>
      <w:divBdr>
        <w:top w:val="none" w:sz="0" w:space="0" w:color="auto"/>
        <w:left w:val="none" w:sz="0" w:space="0" w:color="auto"/>
        <w:bottom w:val="none" w:sz="0" w:space="0" w:color="auto"/>
        <w:right w:val="none" w:sz="0" w:space="0" w:color="auto"/>
      </w:divBdr>
    </w:div>
    <w:div w:id="1073313943">
      <w:bodyDiv w:val="1"/>
      <w:marLeft w:val="0"/>
      <w:marRight w:val="0"/>
      <w:marTop w:val="0"/>
      <w:marBottom w:val="0"/>
      <w:divBdr>
        <w:top w:val="none" w:sz="0" w:space="0" w:color="auto"/>
        <w:left w:val="none" w:sz="0" w:space="0" w:color="auto"/>
        <w:bottom w:val="none" w:sz="0" w:space="0" w:color="auto"/>
        <w:right w:val="none" w:sz="0" w:space="0" w:color="auto"/>
      </w:divBdr>
    </w:div>
    <w:div w:id="1073703951">
      <w:bodyDiv w:val="1"/>
      <w:marLeft w:val="0"/>
      <w:marRight w:val="0"/>
      <w:marTop w:val="0"/>
      <w:marBottom w:val="0"/>
      <w:divBdr>
        <w:top w:val="none" w:sz="0" w:space="0" w:color="auto"/>
        <w:left w:val="none" w:sz="0" w:space="0" w:color="auto"/>
        <w:bottom w:val="none" w:sz="0" w:space="0" w:color="auto"/>
        <w:right w:val="none" w:sz="0" w:space="0" w:color="auto"/>
      </w:divBdr>
    </w:div>
    <w:div w:id="1073814163">
      <w:bodyDiv w:val="1"/>
      <w:marLeft w:val="0"/>
      <w:marRight w:val="0"/>
      <w:marTop w:val="0"/>
      <w:marBottom w:val="0"/>
      <w:divBdr>
        <w:top w:val="none" w:sz="0" w:space="0" w:color="auto"/>
        <w:left w:val="none" w:sz="0" w:space="0" w:color="auto"/>
        <w:bottom w:val="none" w:sz="0" w:space="0" w:color="auto"/>
        <w:right w:val="none" w:sz="0" w:space="0" w:color="auto"/>
      </w:divBdr>
    </w:div>
    <w:div w:id="1077631210">
      <w:bodyDiv w:val="1"/>
      <w:marLeft w:val="0"/>
      <w:marRight w:val="0"/>
      <w:marTop w:val="0"/>
      <w:marBottom w:val="0"/>
      <w:divBdr>
        <w:top w:val="none" w:sz="0" w:space="0" w:color="auto"/>
        <w:left w:val="none" w:sz="0" w:space="0" w:color="auto"/>
        <w:bottom w:val="none" w:sz="0" w:space="0" w:color="auto"/>
        <w:right w:val="none" w:sz="0" w:space="0" w:color="auto"/>
      </w:divBdr>
    </w:div>
    <w:div w:id="1078557887">
      <w:bodyDiv w:val="1"/>
      <w:marLeft w:val="0"/>
      <w:marRight w:val="0"/>
      <w:marTop w:val="0"/>
      <w:marBottom w:val="0"/>
      <w:divBdr>
        <w:top w:val="none" w:sz="0" w:space="0" w:color="auto"/>
        <w:left w:val="none" w:sz="0" w:space="0" w:color="auto"/>
        <w:bottom w:val="none" w:sz="0" w:space="0" w:color="auto"/>
        <w:right w:val="none" w:sz="0" w:space="0" w:color="auto"/>
      </w:divBdr>
    </w:div>
    <w:div w:id="1079862714">
      <w:bodyDiv w:val="1"/>
      <w:marLeft w:val="0"/>
      <w:marRight w:val="0"/>
      <w:marTop w:val="0"/>
      <w:marBottom w:val="0"/>
      <w:divBdr>
        <w:top w:val="none" w:sz="0" w:space="0" w:color="auto"/>
        <w:left w:val="none" w:sz="0" w:space="0" w:color="auto"/>
        <w:bottom w:val="none" w:sz="0" w:space="0" w:color="auto"/>
        <w:right w:val="none" w:sz="0" w:space="0" w:color="auto"/>
      </w:divBdr>
    </w:div>
    <w:div w:id="1081027952">
      <w:bodyDiv w:val="1"/>
      <w:marLeft w:val="0"/>
      <w:marRight w:val="0"/>
      <w:marTop w:val="0"/>
      <w:marBottom w:val="0"/>
      <w:divBdr>
        <w:top w:val="none" w:sz="0" w:space="0" w:color="auto"/>
        <w:left w:val="none" w:sz="0" w:space="0" w:color="auto"/>
        <w:bottom w:val="none" w:sz="0" w:space="0" w:color="auto"/>
        <w:right w:val="none" w:sz="0" w:space="0" w:color="auto"/>
      </w:divBdr>
    </w:div>
    <w:div w:id="1096554239">
      <w:bodyDiv w:val="1"/>
      <w:marLeft w:val="0"/>
      <w:marRight w:val="0"/>
      <w:marTop w:val="0"/>
      <w:marBottom w:val="0"/>
      <w:divBdr>
        <w:top w:val="none" w:sz="0" w:space="0" w:color="auto"/>
        <w:left w:val="none" w:sz="0" w:space="0" w:color="auto"/>
        <w:bottom w:val="none" w:sz="0" w:space="0" w:color="auto"/>
        <w:right w:val="none" w:sz="0" w:space="0" w:color="auto"/>
      </w:divBdr>
    </w:div>
    <w:div w:id="1098870957">
      <w:bodyDiv w:val="1"/>
      <w:marLeft w:val="0"/>
      <w:marRight w:val="0"/>
      <w:marTop w:val="0"/>
      <w:marBottom w:val="0"/>
      <w:divBdr>
        <w:top w:val="none" w:sz="0" w:space="0" w:color="auto"/>
        <w:left w:val="none" w:sz="0" w:space="0" w:color="auto"/>
        <w:bottom w:val="none" w:sz="0" w:space="0" w:color="auto"/>
        <w:right w:val="none" w:sz="0" w:space="0" w:color="auto"/>
      </w:divBdr>
    </w:div>
    <w:div w:id="1102649926">
      <w:bodyDiv w:val="1"/>
      <w:marLeft w:val="0"/>
      <w:marRight w:val="0"/>
      <w:marTop w:val="0"/>
      <w:marBottom w:val="0"/>
      <w:divBdr>
        <w:top w:val="none" w:sz="0" w:space="0" w:color="auto"/>
        <w:left w:val="none" w:sz="0" w:space="0" w:color="auto"/>
        <w:bottom w:val="none" w:sz="0" w:space="0" w:color="auto"/>
        <w:right w:val="none" w:sz="0" w:space="0" w:color="auto"/>
      </w:divBdr>
    </w:div>
    <w:div w:id="1109157148">
      <w:bodyDiv w:val="1"/>
      <w:marLeft w:val="0"/>
      <w:marRight w:val="0"/>
      <w:marTop w:val="0"/>
      <w:marBottom w:val="0"/>
      <w:divBdr>
        <w:top w:val="none" w:sz="0" w:space="0" w:color="auto"/>
        <w:left w:val="none" w:sz="0" w:space="0" w:color="auto"/>
        <w:bottom w:val="none" w:sz="0" w:space="0" w:color="auto"/>
        <w:right w:val="none" w:sz="0" w:space="0" w:color="auto"/>
      </w:divBdr>
    </w:div>
    <w:div w:id="1113088110">
      <w:bodyDiv w:val="1"/>
      <w:marLeft w:val="0"/>
      <w:marRight w:val="0"/>
      <w:marTop w:val="0"/>
      <w:marBottom w:val="0"/>
      <w:divBdr>
        <w:top w:val="none" w:sz="0" w:space="0" w:color="auto"/>
        <w:left w:val="none" w:sz="0" w:space="0" w:color="auto"/>
        <w:bottom w:val="none" w:sz="0" w:space="0" w:color="auto"/>
        <w:right w:val="none" w:sz="0" w:space="0" w:color="auto"/>
      </w:divBdr>
    </w:div>
    <w:div w:id="1118790353">
      <w:bodyDiv w:val="1"/>
      <w:marLeft w:val="0"/>
      <w:marRight w:val="0"/>
      <w:marTop w:val="0"/>
      <w:marBottom w:val="0"/>
      <w:divBdr>
        <w:top w:val="none" w:sz="0" w:space="0" w:color="auto"/>
        <w:left w:val="none" w:sz="0" w:space="0" w:color="auto"/>
        <w:bottom w:val="none" w:sz="0" w:space="0" w:color="auto"/>
        <w:right w:val="none" w:sz="0" w:space="0" w:color="auto"/>
      </w:divBdr>
    </w:div>
    <w:div w:id="1119836848">
      <w:bodyDiv w:val="1"/>
      <w:marLeft w:val="0"/>
      <w:marRight w:val="0"/>
      <w:marTop w:val="0"/>
      <w:marBottom w:val="0"/>
      <w:divBdr>
        <w:top w:val="none" w:sz="0" w:space="0" w:color="auto"/>
        <w:left w:val="none" w:sz="0" w:space="0" w:color="auto"/>
        <w:bottom w:val="none" w:sz="0" w:space="0" w:color="auto"/>
        <w:right w:val="none" w:sz="0" w:space="0" w:color="auto"/>
      </w:divBdr>
    </w:div>
    <w:div w:id="1119958694">
      <w:bodyDiv w:val="1"/>
      <w:marLeft w:val="0"/>
      <w:marRight w:val="0"/>
      <w:marTop w:val="0"/>
      <w:marBottom w:val="0"/>
      <w:divBdr>
        <w:top w:val="none" w:sz="0" w:space="0" w:color="auto"/>
        <w:left w:val="none" w:sz="0" w:space="0" w:color="auto"/>
        <w:bottom w:val="none" w:sz="0" w:space="0" w:color="auto"/>
        <w:right w:val="none" w:sz="0" w:space="0" w:color="auto"/>
      </w:divBdr>
    </w:div>
    <w:div w:id="1125153016">
      <w:bodyDiv w:val="1"/>
      <w:marLeft w:val="0"/>
      <w:marRight w:val="0"/>
      <w:marTop w:val="0"/>
      <w:marBottom w:val="0"/>
      <w:divBdr>
        <w:top w:val="none" w:sz="0" w:space="0" w:color="auto"/>
        <w:left w:val="none" w:sz="0" w:space="0" w:color="auto"/>
        <w:bottom w:val="none" w:sz="0" w:space="0" w:color="auto"/>
        <w:right w:val="none" w:sz="0" w:space="0" w:color="auto"/>
      </w:divBdr>
    </w:div>
    <w:div w:id="1126267823">
      <w:bodyDiv w:val="1"/>
      <w:marLeft w:val="0"/>
      <w:marRight w:val="0"/>
      <w:marTop w:val="0"/>
      <w:marBottom w:val="0"/>
      <w:divBdr>
        <w:top w:val="none" w:sz="0" w:space="0" w:color="auto"/>
        <w:left w:val="none" w:sz="0" w:space="0" w:color="auto"/>
        <w:bottom w:val="none" w:sz="0" w:space="0" w:color="auto"/>
        <w:right w:val="none" w:sz="0" w:space="0" w:color="auto"/>
      </w:divBdr>
    </w:div>
    <w:div w:id="1131247447">
      <w:bodyDiv w:val="1"/>
      <w:marLeft w:val="0"/>
      <w:marRight w:val="0"/>
      <w:marTop w:val="0"/>
      <w:marBottom w:val="0"/>
      <w:divBdr>
        <w:top w:val="none" w:sz="0" w:space="0" w:color="auto"/>
        <w:left w:val="none" w:sz="0" w:space="0" w:color="auto"/>
        <w:bottom w:val="none" w:sz="0" w:space="0" w:color="auto"/>
        <w:right w:val="none" w:sz="0" w:space="0" w:color="auto"/>
      </w:divBdr>
    </w:div>
    <w:div w:id="1141732907">
      <w:bodyDiv w:val="1"/>
      <w:marLeft w:val="0"/>
      <w:marRight w:val="0"/>
      <w:marTop w:val="0"/>
      <w:marBottom w:val="0"/>
      <w:divBdr>
        <w:top w:val="none" w:sz="0" w:space="0" w:color="auto"/>
        <w:left w:val="none" w:sz="0" w:space="0" w:color="auto"/>
        <w:bottom w:val="none" w:sz="0" w:space="0" w:color="auto"/>
        <w:right w:val="none" w:sz="0" w:space="0" w:color="auto"/>
      </w:divBdr>
    </w:div>
    <w:div w:id="1151411371">
      <w:bodyDiv w:val="1"/>
      <w:marLeft w:val="0"/>
      <w:marRight w:val="0"/>
      <w:marTop w:val="0"/>
      <w:marBottom w:val="0"/>
      <w:divBdr>
        <w:top w:val="none" w:sz="0" w:space="0" w:color="auto"/>
        <w:left w:val="none" w:sz="0" w:space="0" w:color="auto"/>
        <w:bottom w:val="none" w:sz="0" w:space="0" w:color="auto"/>
        <w:right w:val="none" w:sz="0" w:space="0" w:color="auto"/>
      </w:divBdr>
    </w:div>
    <w:div w:id="1153908504">
      <w:bodyDiv w:val="1"/>
      <w:marLeft w:val="0"/>
      <w:marRight w:val="0"/>
      <w:marTop w:val="0"/>
      <w:marBottom w:val="0"/>
      <w:divBdr>
        <w:top w:val="none" w:sz="0" w:space="0" w:color="auto"/>
        <w:left w:val="none" w:sz="0" w:space="0" w:color="auto"/>
        <w:bottom w:val="none" w:sz="0" w:space="0" w:color="auto"/>
        <w:right w:val="none" w:sz="0" w:space="0" w:color="auto"/>
      </w:divBdr>
    </w:div>
    <w:div w:id="1155947519">
      <w:bodyDiv w:val="1"/>
      <w:marLeft w:val="0"/>
      <w:marRight w:val="0"/>
      <w:marTop w:val="0"/>
      <w:marBottom w:val="0"/>
      <w:divBdr>
        <w:top w:val="none" w:sz="0" w:space="0" w:color="auto"/>
        <w:left w:val="none" w:sz="0" w:space="0" w:color="auto"/>
        <w:bottom w:val="none" w:sz="0" w:space="0" w:color="auto"/>
        <w:right w:val="none" w:sz="0" w:space="0" w:color="auto"/>
      </w:divBdr>
    </w:div>
    <w:div w:id="1165051476">
      <w:bodyDiv w:val="1"/>
      <w:marLeft w:val="0"/>
      <w:marRight w:val="0"/>
      <w:marTop w:val="0"/>
      <w:marBottom w:val="0"/>
      <w:divBdr>
        <w:top w:val="none" w:sz="0" w:space="0" w:color="auto"/>
        <w:left w:val="none" w:sz="0" w:space="0" w:color="auto"/>
        <w:bottom w:val="none" w:sz="0" w:space="0" w:color="auto"/>
        <w:right w:val="none" w:sz="0" w:space="0" w:color="auto"/>
      </w:divBdr>
    </w:div>
    <w:div w:id="1166898668">
      <w:bodyDiv w:val="1"/>
      <w:marLeft w:val="0"/>
      <w:marRight w:val="0"/>
      <w:marTop w:val="0"/>
      <w:marBottom w:val="0"/>
      <w:divBdr>
        <w:top w:val="none" w:sz="0" w:space="0" w:color="auto"/>
        <w:left w:val="none" w:sz="0" w:space="0" w:color="auto"/>
        <w:bottom w:val="none" w:sz="0" w:space="0" w:color="auto"/>
        <w:right w:val="none" w:sz="0" w:space="0" w:color="auto"/>
      </w:divBdr>
    </w:div>
    <w:div w:id="1168669399">
      <w:bodyDiv w:val="1"/>
      <w:marLeft w:val="0"/>
      <w:marRight w:val="0"/>
      <w:marTop w:val="0"/>
      <w:marBottom w:val="0"/>
      <w:divBdr>
        <w:top w:val="none" w:sz="0" w:space="0" w:color="auto"/>
        <w:left w:val="none" w:sz="0" w:space="0" w:color="auto"/>
        <w:bottom w:val="none" w:sz="0" w:space="0" w:color="auto"/>
        <w:right w:val="none" w:sz="0" w:space="0" w:color="auto"/>
      </w:divBdr>
    </w:div>
    <w:div w:id="1182357597">
      <w:bodyDiv w:val="1"/>
      <w:marLeft w:val="0"/>
      <w:marRight w:val="0"/>
      <w:marTop w:val="0"/>
      <w:marBottom w:val="0"/>
      <w:divBdr>
        <w:top w:val="none" w:sz="0" w:space="0" w:color="auto"/>
        <w:left w:val="none" w:sz="0" w:space="0" w:color="auto"/>
        <w:bottom w:val="none" w:sz="0" w:space="0" w:color="auto"/>
        <w:right w:val="none" w:sz="0" w:space="0" w:color="auto"/>
      </w:divBdr>
    </w:div>
    <w:div w:id="1182863400">
      <w:bodyDiv w:val="1"/>
      <w:marLeft w:val="0"/>
      <w:marRight w:val="0"/>
      <w:marTop w:val="0"/>
      <w:marBottom w:val="0"/>
      <w:divBdr>
        <w:top w:val="none" w:sz="0" w:space="0" w:color="auto"/>
        <w:left w:val="none" w:sz="0" w:space="0" w:color="auto"/>
        <w:bottom w:val="none" w:sz="0" w:space="0" w:color="auto"/>
        <w:right w:val="none" w:sz="0" w:space="0" w:color="auto"/>
      </w:divBdr>
    </w:div>
    <w:div w:id="1188715489">
      <w:bodyDiv w:val="1"/>
      <w:marLeft w:val="0"/>
      <w:marRight w:val="0"/>
      <w:marTop w:val="0"/>
      <w:marBottom w:val="0"/>
      <w:divBdr>
        <w:top w:val="none" w:sz="0" w:space="0" w:color="auto"/>
        <w:left w:val="none" w:sz="0" w:space="0" w:color="auto"/>
        <w:bottom w:val="none" w:sz="0" w:space="0" w:color="auto"/>
        <w:right w:val="none" w:sz="0" w:space="0" w:color="auto"/>
      </w:divBdr>
    </w:div>
    <w:div w:id="1188829094">
      <w:bodyDiv w:val="1"/>
      <w:marLeft w:val="0"/>
      <w:marRight w:val="0"/>
      <w:marTop w:val="0"/>
      <w:marBottom w:val="0"/>
      <w:divBdr>
        <w:top w:val="none" w:sz="0" w:space="0" w:color="auto"/>
        <w:left w:val="none" w:sz="0" w:space="0" w:color="auto"/>
        <w:bottom w:val="none" w:sz="0" w:space="0" w:color="auto"/>
        <w:right w:val="none" w:sz="0" w:space="0" w:color="auto"/>
      </w:divBdr>
    </w:div>
    <w:div w:id="1191063760">
      <w:bodyDiv w:val="1"/>
      <w:marLeft w:val="0"/>
      <w:marRight w:val="0"/>
      <w:marTop w:val="0"/>
      <w:marBottom w:val="0"/>
      <w:divBdr>
        <w:top w:val="none" w:sz="0" w:space="0" w:color="auto"/>
        <w:left w:val="none" w:sz="0" w:space="0" w:color="auto"/>
        <w:bottom w:val="none" w:sz="0" w:space="0" w:color="auto"/>
        <w:right w:val="none" w:sz="0" w:space="0" w:color="auto"/>
      </w:divBdr>
    </w:div>
    <w:div w:id="1191647559">
      <w:bodyDiv w:val="1"/>
      <w:marLeft w:val="0"/>
      <w:marRight w:val="0"/>
      <w:marTop w:val="0"/>
      <w:marBottom w:val="0"/>
      <w:divBdr>
        <w:top w:val="none" w:sz="0" w:space="0" w:color="auto"/>
        <w:left w:val="none" w:sz="0" w:space="0" w:color="auto"/>
        <w:bottom w:val="none" w:sz="0" w:space="0" w:color="auto"/>
        <w:right w:val="none" w:sz="0" w:space="0" w:color="auto"/>
      </w:divBdr>
    </w:div>
    <w:div w:id="1199319367">
      <w:bodyDiv w:val="1"/>
      <w:marLeft w:val="0"/>
      <w:marRight w:val="0"/>
      <w:marTop w:val="0"/>
      <w:marBottom w:val="0"/>
      <w:divBdr>
        <w:top w:val="none" w:sz="0" w:space="0" w:color="auto"/>
        <w:left w:val="none" w:sz="0" w:space="0" w:color="auto"/>
        <w:bottom w:val="none" w:sz="0" w:space="0" w:color="auto"/>
        <w:right w:val="none" w:sz="0" w:space="0" w:color="auto"/>
      </w:divBdr>
    </w:div>
    <w:div w:id="1203903738">
      <w:bodyDiv w:val="1"/>
      <w:marLeft w:val="0"/>
      <w:marRight w:val="0"/>
      <w:marTop w:val="0"/>
      <w:marBottom w:val="0"/>
      <w:divBdr>
        <w:top w:val="none" w:sz="0" w:space="0" w:color="auto"/>
        <w:left w:val="none" w:sz="0" w:space="0" w:color="auto"/>
        <w:bottom w:val="none" w:sz="0" w:space="0" w:color="auto"/>
        <w:right w:val="none" w:sz="0" w:space="0" w:color="auto"/>
      </w:divBdr>
    </w:div>
    <w:div w:id="1207371052">
      <w:bodyDiv w:val="1"/>
      <w:marLeft w:val="0"/>
      <w:marRight w:val="0"/>
      <w:marTop w:val="0"/>
      <w:marBottom w:val="0"/>
      <w:divBdr>
        <w:top w:val="none" w:sz="0" w:space="0" w:color="auto"/>
        <w:left w:val="none" w:sz="0" w:space="0" w:color="auto"/>
        <w:bottom w:val="none" w:sz="0" w:space="0" w:color="auto"/>
        <w:right w:val="none" w:sz="0" w:space="0" w:color="auto"/>
      </w:divBdr>
    </w:div>
    <w:div w:id="1213888982">
      <w:bodyDiv w:val="1"/>
      <w:marLeft w:val="0"/>
      <w:marRight w:val="0"/>
      <w:marTop w:val="0"/>
      <w:marBottom w:val="0"/>
      <w:divBdr>
        <w:top w:val="none" w:sz="0" w:space="0" w:color="auto"/>
        <w:left w:val="none" w:sz="0" w:space="0" w:color="auto"/>
        <w:bottom w:val="none" w:sz="0" w:space="0" w:color="auto"/>
        <w:right w:val="none" w:sz="0" w:space="0" w:color="auto"/>
      </w:divBdr>
    </w:div>
    <w:div w:id="1216695944">
      <w:bodyDiv w:val="1"/>
      <w:marLeft w:val="0"/>
      <w:marRight w:val="0"/>
      <w:marTop w:val="0"/>
      <w:marBottom w:val="0"/>
      <w:divBdr>
        <w:top w:val="none" w:sz="0" w:space="0" w:color="auto"/>
        <w:left w:val="none" w:sz="0" w:space="0" w:color="auto"/>
        <w:bottom w:val="none" w:sz="0" w:space="0" w:color="auto"/>
        <w:right w:val="none" w:sz="0" w:space="0" w:color="auto"/>
      </w:divBdr>
    </w:div>
    <w:div w:id="1218782183">
      <w:bodyDiv w:val="1"/>
      <w:marLeft w:val="0"/>
      <w:marRight w:val="0"/>
      <w:marTop w:val="0"/>
      <w:marBottom w:val="0"/>
      <w:divBdr>
        <w:top w:val="none" w:sz="0" w:space="0" w:color="auto"/>
        <w:left w:val="none" w:sz="0" w:space="0" w:color="auto"/>
        <w:bottom w:val="none" w:sz="0" w:space="0" w:color="auto"/>
        <w:right w:val="none" w:sz="0" w:space="0" w:color="auto"/>
      </w:divBdr>
    </w:div>
    <w:div w:id="1221525521">
      <w:bodyDiv w:val="1"/>
      <w:marLeft w:val="0"/>
      <w:marRight w:val="0"/>
      <w:marTop w:val="0"/>
      <w:marBottom w:val="0"/>
      <w:divBdr>
        <w:top w:val="none" w:sz="0" w:space="0" w:color="auto"/>
        <w:left w:val="none" w:sz="0" w:space="0" w:color="auto"/>
        <w:bottom w:val="none" w:sz="0" w:space="0" w:color="auto"/>
        <w:right w:val="none" w:sz="0" w:space="0" w:color="auto"/>
      </w:divBdr>
    </w:div>
    <w:div w:id="1227255563">
      <w:bodyDiv w:val="1"/>
      <w:marLeft w:val="0"/>
      <w:marRight w:val="0"/>
      <w:marTop w:val="0"/>
      <w:marBottom w:val="0"/>
      <w:divBdr>
        <w:top w:val="none" w:sz="0" w:space="0" w:color="auto"/>
        <w:left w:val="none" w:sz="0" w:space="0" w:color="auto"/>
        <w:bottom w:val="none" w:sz="0" w:space="0" w:color="auto"/>
        <w:right w:val="none" w:sz="0" w:space="0" w:color="auto"/>
      </w:divBdr>
    </w:div>
    <w:div w:id="1228952614">
      <w:bodyDiv w:val="1"/>
      <w:marLeft w:val="0"/>
      <w:marRight w:val="0"/>
      <w:marTop w:val="0"/>
      <w:marBottom w:val="0"/>
      <w:divBdr>
        <w:top w:val="none" w:sz="0" w:space="0" w:color="auto"/>
        <w:left w:val="none" w:sz="0" w:space="0" w:color="auto"/>
        <w:bottom w:val="none" w:sz="0" w:space="0" w:color="auto"/>
        <w:right w:val="none" w:sz="0" w:space="0" w:color="auto"/>
      </w:divBdr>
    </w:div>
    <w:div w:id="1236941785">
      <w:bodyDiv w:val="1"/>
      <w:marLeft w:val="0"/>
      <w:marRight w:val="0"/>
      <w:marTop w:val="0"/>
      <w:marBottom w:val="0"/>
      <w:divBdr>
        <w:top w:val="none" w:sz="0" w:space="0" w:color="auto"/>
        <w:left w:val="none" w:sz="0" w:space="0" w:color="auto"/>
        <w:bottom w:val="none" w:sz="0" w:space="0" w:color="auto"/>
        <w:right w:val="none" w:sz="0" w:space="0" w:color="auto"/>
      </w:divBdr>
    </w:div>
    <w:div w:id="1242061204">
      <w:bodyDiv w:val="1"/>
      <w:marLeft w:val="0"/>
      <w:marRight w:val="0"/>
      <w:marTop w:val="0"/>
      <w:marBottom w:val="0"/>
      <w:divBdr>
        <w:top w:val="none" w:sz="0" w:space="0" w:color="auto"/>
        <w:left w:val="none" w:sz="0" w:space="0" w:color="auto"/>
        <w:bottom w:val="none" w:sz="0" w:space="0" w:color="auto"/>
        <w:right w:val="none" w:sz="0" w:space="0" w:color="auto"/>
      </w:divBdr>
    </w:div>
    <w:div w:id="1247610761">
      <w:bodyDiv w:val="1"/>
      <w:marLeft w:val="0"/>
      <w:marRight w:val="0"/>
      <w:marTop w:val="0"/>
      <w:marBottom w:val="0"/>
      <w:divBdr>
        <w:top w:val="none" w:sz="0" w:space="0" w:color="auto"/>
        <w:left w:val="none" w:sz="0" w:space="0" w:color="auto"/>
        <w:bottom w:val="none" w:sz="0" w:space="0" w:color="auto"/>
        <w:right w:val="none" w:sz="0" w:space="0" w:color="auto"/>
      </w:divBdr>
    </w:div>
    <w:div w:id="1250701949">
      <w:bodyDiv w:val="1"/>
      <w:marLeft w:val="0"/>
      <w:marRight w:val="0"/>
      <w:marTop w:val="0"/>
      <w:marBottom w:val="0"/>
      <w:divBdr>
        <w:top w:val="none" w:sz="0" w:space="0" w:color="auto"/>
        <w:left w:val="none" w:sz="0" w:space="0" w:color="auto"/>
        <w:bottom w:val="none" w:sz="0" w:space="0" w:color="auto"/>
        <w:right w:val="none" w:sz="0" w:space="0" w:color="auto"/>
      </w:divBdr>
    </w:div>
    <w:div w:id="1256086049">
      <w:bodyDiv w:val="1"/>
      <w:marLeft w:val="0"/>
      <w:marRight w:val="0"/>
      <w:marTop w:val="0"/>
      <w:marBottom w:val="0"/>
      <w:divBdr>
        <w:top w:val="none" w:sz="0" w:space="0" w:color="auto"/>
        <w:left w:val="none" w:sz="0" w:space="0" w:color="auto"/>
        <w:bottom w:val="none" w:sz="0" w:space="0" w:color="auto"/>
        <w:right w:val="none" w:sz="0" w:space="0" w:color="auto"/>
      </w:divBdr>
    </w:div>
    <w:div w:id="1277181131">
      <w:bodyDiv w:val="1"/>
      <w:marLeft w:val="0"/>
      <w:marRight w:val="0"/>
      <w:marTop w:val="0"/>
      <w:marBottom w:val="0"/>
      <w:divBdr>
        <w:top w:val="none" w:sz="0" w:space="0" w:color="auto"/>
        <w:left w:val="none" w:sz="0" w:space="0" w:color="auto"/>
        <w:bottom w:val="none" w:sz="0" w:space="0" w:color="auto"/>
        <w:right w:val="none" w:sz="0" w:space="0" w:color="auto"/>
      </w:divBdr>
    </w:div>
    <w:div w:id="1279219241">
      <w:bodyDiv w:val="1"/>
      <w:marLeft w:val="0"/>
      <w:marRight w:val="0"/>
      <w:marTop w:val="0"/>
      <w:marBottom w:val="0"/>
      <w:divBdr>
        <w:top w:val="none" w:sz="0" w:space="0" w:color="auto"/>
        <w:left w:val="none" w:sz="0" w:space="0" w:color="auto"/>
        <w:bottom w:val="none" w:sz="0" w:space="0" w:color="auto"/>
        <w:right w:val="none" w:sz="0" w:space="0" w:color="auto"/>
      </w:divBdr>
    </w:div>
    <w:div w:id="1282178926">
      <w:bodyDiv w:val="1"/>
      <w:marLeft w:val="0"/>
      <w:marRight w:val="0"/>
      <w:marTop w:val="0"/>
      <w:marBottom w:val="0"/>
      <w:divBdr>
        <w:top w:val="none" w:sz="0" w:space="0" w:color="auto"/>
        <w:left w:val="none" w:sz="0" w:space="0" w:color="auto"/>
        <w:bottom w:val="none" w:sz="0" w:space="0" w:color="auto"/>
        <w:right w:val="none" w:sz="0" w:space="0" w:color="auto"/>
      </w:divBdr>
    </w:div>
    <w:div w:id="1282565890">
      <w:bodyDiv w:val="1"/>
      <w:marLeft w:val="0"/>
      <w:marRight w:val="0"/>
      <w:marTop w:val="0"/>
      <w:marBottom w:val="0"/>
      <w:divBdr>
        <w:top w:val="none" w:sz="0" w:space="0" w:color="auto"/>
        <w:left w:val="none" w:sz="0" w:space="0" w:color="auto"/>
        <w:bottom w:val="none" w:sz="0" w:space="0" w:color="auto"/>
        <w:right w:val="none" w:sz="0" w:space="0" w:color="auto"/>
      </w:divBdr>
    </w:div>
    <w:div w:id="1286694335">
      <w:bodyDiv w:val="1"/>
      <w:marLeft w:val="0"/>
      <w:marRight w:val="0"/>
      <w:marTop w:val="0"/>
      <w:marBottom w:val="0"/>
      <w:divBdr>
        <w:top w:val="none" w:sz="0" w:space="0" w:color="auto"/>
        <w:left w:val="none" w:sz="0" w:space="0" w:color="auto"/>
        <w:bottom w:val="none" w:sz="0" w:space="0" w:color="auto"/>
        <w:right w:val="none" w:sz="0" w:space="0" w:color="auto"/>
      </w:divBdr>
    </w:div>
    <w:div w:id="1296720673">
      <w:bodyDiv w:val="1"/>
      <w:marLeft w:val="0"/>
      <w:marRight w:val="0"/>
      <w:marTop w:val="0"/>
      <w:marBottom w:val="0"/>
      <w:divBdr>
        <w:top w:val="none" w:sz="0" w:space="0" w:color="auto"/>
        <w:left w:val="none" w:sz="0" w:space="0" w:color="auto"/>
        <w:bottom w:val="none" w:sz="0" w:space="0" w:color="auto"/>
        <w:right w:val="none" w:sz="0" w:space="0" w:color="auto"/>
      </w:divBdr>
    </w:div>
    <w:div w:id="1297566925">
      <w:bodyDiv w:val="1"/>
      <w:marLeft w:val="0"/>
      <w:marRight w:val="0"/>
      <w:marTop w:val="0"/>
      <w:marBottom w:val="0"/>
      <w:divBdr>
        <w:top w:val="none" w:sz="0" w:space="0" w:color="auto"/>
        <w:left w:val="none" w:sz="0" w:space="0" w:color="auto"/>
        <w:bottom w:val="none" w:sz="0" w:space="0" w:color="auto"/>
        <w:right w:val="none" w:sz="0" w:space="0" w:color="auto"/>
      </w:divBdr>
    </w:div>
    <w:div w:id="1317995746">
      <w:bodyDiv w:val="1"/>
      <w:marLeft w:val="0"/>
      <w:marRight w:val="0"/>
      <w:marTop w:val="0"/>
      <w:marBottom w:val="0"/>
      <w:divBdr>
        <w:top w:val="none" w:sz="0" w:space="0" w:color="auto"/>
        <w:left w:val="none" w:sz="0" w:space="0" w:color="auto"/>
        <w:bottom w:val="none" w:sz="0" w:space="0" w:color="auto"/>
        <w:right w:val="none" w:sz="0" w:space="0" w:color="auto"/>
      </w:divBdr>
    </w:div>
    <w:div w:id="1319460421">
      <w:bodyDiv w:val="1"/>
      <w:marLeft w:val="0"/>
      <w:marRight w:val="0"/>
      <w:marTop w:val="0"/>
      <w:marBottom w:val="0"/>
      <w:divBdr>
        <w:top w:val="none" w:sz="0" w:space="0" w:color="auto"/>
        <w:left w:val="none" w:sz="0" w:space="0" w:color="auto"/>
        <w:bottom w:val="none" w:sz="0" w:space="0" w:color="auto"/>
        <w:right w:val="none" w:sz="0" w:space="0" w:color="auto"/>
      </w:divBdr>
    </w:div>
    <w:div w:id="1328947319">
      <w:bodyDiv w:val="1"/>
      <w:marLeft w:val="0"/>
      <w:marRight w:val="0"/>
      <w:marTop w:val="0"/>
      <w:marBottom w:val="0"/>
      <w:divBdr>
        <w:top w:val="none" w:sz="0" w:space="0" w:color="auto"/>
        <w:left w:val="none" w:sz="0" w:space="0" w:color="auto"/>
        <w:bottom w:val="none" w:sz="0" w:space="0" w:color="auto"/>
        <w:right w:val="none" w:sz="0" w:space="0" w:color="auto"/>
      </w:divBdr>
    </w:div>
    <w:div w:id="1329747133">
      <w:bodyDiv w:val="1"/>
      <w:marLeft w:val="0"/>
      <w:marRight w:val="0"/>
      <w:marTop w:val="0"/>
      <w:marBottom w:val="0"/>
      <w:divBdr>
        <w:top w:val="none" w:sz="0" w:space="0" w:color="auto"/>
        <w:left w:val="none" w:sz="0" w:space="0" w:color="auto"/>
        <w:bottom w:val="none" w:sz="0" w:space="0" w:color="auto"/>
        <w:right w:val="none" w:sz="0" w:space="0" w:color="auto"/>
      </w:divBdr>
    </w:div>
    <w:div w:id="1330447808">
      <w:bodyDiv w:val="1"/>
      <w:marLeft w:val="0"/>
      <w:marRight w:val="0"/>
      <w:marTop w:val="0"/>
      <w:marBottom w:val="0"/>
      <w:divBdr>
        <w:top w:val="none" w:sz="0" w:space="0" w:color="auto"/>
        <w:left w:val="none" w:sz="0" w:space="0" w:color="auto"/>
        <w:bottom w:val="none" w:sz="0" w:space="0" w:color="auto"/>
        <w:right w:val="none" w:sz="0" w:space="0" w:color="auto"/>
      </w:divBdr>
    </w:div>
    <w:div w:id="1332099126">
      <w:bodyDiv w:val="1"/>
      <w:marLeft w:val="0"/>
      <w:marRight w:val="0"/>
      <w:marTop w:val="0"/>
      <w:marBottom w:val="0"/>
      <w:divBdr>
        <w:top w:val="none" w:sz="0" w:space="0" w:color="auto"/>
        <w:left w:val="none" w:sz="0" w:space="0" w:color="auto"/>
        <w:bottom w:val="none" w:sz="0" w:space="0" w:color="auto"/>
        <w:right w:val="none" w:sz="0" w:space="0" w:color="auto"/>
      </w:divBdr>
    </w:div>
    <w:div w:id="1335189050">
      <w:bodyDiv w:val="1"/>
      <w:marLeft w:val="0"/>
      <w:marRight w:val="0"/>
      <w:marTop w:val="0"/>
      <w:marBottom w:val="0"/>
      <w:divBdr>
        <w:top w:val="none" w:sz="0" w:space="0" w:color="auto"/>
        <w:left w:val="none" w:sz="0" w:space="0" w:color="auto"/>
        <w:bottom w:val="none" w:sz="0" w:space="0" w:color="auto"/>
        <w:right w:val="none" w:sz="0" w:space="0" w:color="auto"/>
      </w:divBdr>
    </w:div>
    <w:div w:id="1341350639">
      <w:bodyDiv w:val="1"/>
      <w:marLeft w:val="0"/>
      <w:marRight w:val="0"/>
      <w:marTop w:val="0"/>
      <w:marBottom w:val="0"/>
      <w:divBdr>
        <w:top w:val="none" w:sz="0" w:space="0" w:color="auto"/>
        <w:left w:val="none" w:sz="0" w:space="0" w:color="auto"/>
        <w:bottom w:val="none" w:sz="0" w:space="0" w:color="auto"/>
        <w:right w:val="none" w:sz="0" w:space="0" w:color="auto"/>
      </w:divBdr>
    </w:div>
    <w:div w:id="1352994707">
      <w:bodyDiv w:val="1"/>
      <w:marLeft w:val="0"/>
      <w:marRight w:val="0"/>
      <w:marTop w:val="0"/>
      <w:marBottom w:val="0"/>
      <w:divBdr>
        <w:top w:val="none" w:sz="0" w:space="0" w:color="auto"/>
        <w:left w:val="none" w:sz="0" w:space="0" w:color="auto"/>
        <w:bottom w:val="none" w:sz="0" w:space="0" w:color="auto"/>
        <w:right w:val="none" w:sz="0" w:space="0" w:color="auto"/>
      </w:divBdr>
    </w:div>
    <w:div w:id="1353454418">
      <w:bodyDiv w:val="1"/>
      <w:marLeft w:val="0"/>
      <w:marRight w:val="0"/>
      <w:marTop w:val="0"/>
      <w:marBottom w:val="0"/>
      <w:divBdr>
        <w:top w:val="none" w:sz="0" w:space="0" w:color="auto"/>
        <w:left w:val="none" w:sz="0" w:space="0" w:color="auto"/>
        <w:bottom w:val="none" w:sz="0" w:space="0" w:color="auto"/>
        <w:right w:val="none" w:sz="0" w:space="0" w:color="auto"/>
      </w:divBdr>
    </w:div>
    <w:div w:id="1355114592">
      <w:bodyDiv w:val="1"/>
      <w:marLeft w:val="0"/>
      <w:marRight w:val="0"/>
      <w:marTop w:val="0"/>
      <w:marBottom w:val="0"/>
      <w:divBdr>
        <w:top w:val="none" w:sz="0" w:space="0" w:color="auto"/>
        <w:left w:val="none" w:sz="0" w:space="0" w:color="auto"/>
        <w:bottom w:val="none" w:sz="0" w:space="0" w:color="auto"/>
        <w:right w:val="none" w:sz="0" w:space="0" w:color="auto"/>
      </w:divBdr>
    </w:div>
    <w:div w:id="1356691798">
      <w:bodyDiv w:val="1"/>
      <w:marLeft w:val="0"/>
      <w:marRight w:val="0"/>
      <w:marTop w:val="0"/>
      <w:marBottom w:val="0"/>
      <w:divBdr>
        <w:top w:val="none" w:sz="0" w:space="0" w:color="auto"/>
        <w:left w:val="none" w:sz="0" w:space="0" w:color="auto"/>
        <w:bottom w:val="none" w:sz="0" w:space="0" w:color="auto"/>
        <w:right w:val="none" w:sz="0" w:space="0" w:color="auto"/>
      </w:divBdr>
    </w:div>
    <w:div w:id="1359427442">
      <w:bodyDiv w:val="1"/>
      <w:marLeft w:val="0"/>
      <w:marRight w:val="0"/>
      <w:marTop w:val="0"/>
      <w:marBottom w:val="0"/>
      <w:divBdr>
        <w:top w:val="none" w:sz="0" w:space="0" w:color="auto"/>
        <w:left w:val="none" w:sz="0" w:space="0" w:color="auto"/>
        <w:bottom w:val="none" w:sz="0" w:space="0" w:color="auto"/>
        <w:right w:val="none" w:sz="0" w:space="0" w:color="auto"/>
      </w:divBdr>
    </w:div>
    <w:div w:id="1365710800">
      <w:bodyDiv w:val="1"/>
      <w:marLeft w:val="0"/>
      <w:marRight w:val="0"/>
      <w:marTop w:val="0"/>
      <w:marBottom w:val="0"/>
      <w:divBdr>
        <w:top w:val="none" w:sz="0" w:space="0" w:color="auto"/>
        <w:left w:val="none" w:sz="0" w:space="0" w:color="auto"/>
        <w:bottom w:val="none" w:sz="0" w:space="0" w:color="auto"/>
        <w:right w:val="none" w:sz="0" w:space="0" w:color="auto"/>
      </w:divBdr>
    </w:div>
    <w:div w:id="1375695020">
      <w:bodyDiv w:val="1"/>
      <w:marLeft w:val="0"/>
      <w:marRight w:val="0"/>
      <w:marTop w:val="0"/>
      <w:marBottom w:val="0"/>
      <w:divBdr>
        <w:top w:val="none" w:sz="0" w:space="0" w:color="auto"/>
        <w:left w:val="none" w:sz="0" w:space="0" w:color="auto"/>
        <w:bottom w:val="none" w:sz="0" w:space="0" w:color="auto"/>
        <w:right w:val="none" w:sz="0" w:space="0" w:color="auto"/>
      </w:divBdr>
    </w:div>
    <w:div w:id="1379474939">
      <w:bodyDiv w:val="1"/>
      <w:marLeft w:val="0"/>
      <w:marRight w:val="0"/>
      <w:marTop w:val="0"/>
      <w:marBottom w:val="0"/>
      <w:divBdr>
        <w:top w:val="none" w:sz="0" w:space="0" w:color="auto"/>
        <w:left w:val="none" w:sz="0" w:space="0" w:color="auto"/>
        <w:bottom w:val="none" w:sz="0" w:space="0" w:color="auto"/>
        <w:right w:val="none" w:sz="0" w:space="0" w:color="auto"/>
      </w:divBdr>
    </w:div>
    <w:div w:id="1389839903">
      <w:bodyDiv w:val="1"/>
      <w:marLeft w:val="0"/>
      <w:marRight w:val="0"/>
      <w:marTop w:val="0"/>
      <w:marBottom w:val="0"/>
      <w:divBdr>
        <w:top w:val="none" w:sz="0" w:space="0" w:color="auto"/>
        <w:left w:val="none" w:sz="0" w:space="0" w:color="auto"/>
        <w:bottom w:val="none" w:sz="0" w:space="0" w:color="auto"/>
        <w:right w:val="none" w:sz="0" w:space="0" w:color="auto"/>
      </w:divBdr>
    </w:div>
    <w:div w:id="1397555776">
      <w:bodyDiv w:val="1"/>
      <w:marLeft w:val="0"/>
      <w:marRight w:val="0"/>
      <w:marTop w:val="0"/>
      <w:marBottom w:val="0"/>
      <w:divBdr>
        <w:top w:val="none" w:sz="0" w:space="0" w:color="auto"/>
        <w:left w:val="none" w:sz="0" w:space="0" w:color="auto"/>
        <w:bottom w:val="none" w:sz="0" w:space="0" w:color="auto"/>
        <w:right w:val="none" w:sz="0" w:space="0" w:color="auto"/>
      </w:divBdr>
    </w:div>
    <w:div w:id="1401368747">
      <w:bodyDiv w:val="1"/>
      <w:marLeft w:val="0"/>
      <w:marRight w:val="0"/>
      <w:marTop w:val="0"/>
      <w:marBottom w:val="0"/>
      <w:divBdr>
        <w:top w:val="none" w:sz="0" w:space="0" w:color="auto"/>
        <w:left w:val="none" w:sz="0" w:space="0" w:color="auto"/>
        <w:bottom w:val="none" w:sz="0" w:space="0" w:color="auto"/>
        <w:right w:val="none" w:sz="0" w:space="0" w:color="auto"/>
      </w:divBdr>
    </w:div>
    <w:div w:id="1401824497">
      <w:bodyDiv w:val="1"/>
      <w:marLeft w:val="0"/>
      <w:marRight w:val="0"/>
      <w:marTop w:val="0"/>
      <w:marBottom w:val="0"/>
      <w:divBdr>
        <w:top w:val="none" w:sz="0" w:space="0" w:color="auto"/>
        <w:left w:val="none" w:sz="0" w:space="0" w:color="auto"/>
        <w:bottom w:val="none" w:sz="0" w:space="0" w:color="auto"/>
        <w:right w:val="none" w:sz="0" w:space="0" w:color="auto"/>
      </w:divBdr>
    </w:div>
    <w:div w:id="1403412110">
      <w:bodyDiv w:val="1"/>
      <w:marLeft w:val="0"/>
      <w:marRight w:val="0"/>
      <w:marTop w:val="0"/>
      <w:marBottom w:val="0"/>
      <w:divBdr>
        <w:top w:val="none" w:sz="0" w:space="0" w:color="auto"/>
        <w:left w:val="none" w:sz="0" w:space="0" w:color="auto"/>
        <w:bottom w:val="none" w:sz="0" w:space="0" w:color="auto"/>
        <w:right w:val="none" w:sz="0" w:space="0" w:color="auto"/>
      </w:divBdr>
    </w:div>
    <w:div w:id="1410420412">
      <w:bodyDiv w:val="1"/>
      <w:marLeft w:val="0"/>
      <w:marRight w:val="0"/>
      <w:marTop w:val="0"/>
      <w:marBottom w:val="0"/>
      <w:divBdr>
        <w:top w:val="none" w:sz="0" w:space="0" w:color="auto"/>
        <w:left w:val="none" w:sz="0" w:space="0" w:color="auto"/>
        <w:bottom w:val="none" w:sz="0" w:space="0" w:color="auto"/>
        <w:right w:val="none" w:sz="0" w:space="0" w:color="auto"/>
      </w:divBdr>
    </w:div>
    <w:div w:id="1415012391">
      <w:bodyDiv w:val="1"/>
      <w:marLeft w:val="0"/>
      <w:marRight w:val="0"/>
      <w:marTop w:val="0"/>
      <w:marBottom w:val="0"/>
      <w:divBdr>
        <w:top w:val="none" w:sz="0" w:space="0" w:color="auto"/>
        <w:left w:val="none" w:sz="0" w:space="0" w:color="auto"/>
        <w:bottom w:val="none" w:sz="0" w:space="0" w:color="auto"/>
        <w:right w:val="none" w:sz="0" w:space="0" w:color="auto"/>
      </w:divBdr>
    </w:div>
    <w:div w:id="1424455794">
      <w:bodyDiv w:val="1"/>
      <w:marLeft w:val="0"/>
      <w:marRight w:val="0"/>
      <w:marTop w:val="0"/>
      <w:marBottom w:val="0"/>
      <w:divBdr>
        <w:top w:val="none" w:sz="0" w:space="0" w:color="auto"/>
        <w:left w:val="none" w:sz="0" w:space="0" w:color="auto"/>
        <w:bottom w:val="none" w:sz="0" w:space="0" w:color="auto"/>
        <w:right w:val="none" w:sz="0" w:space="0" w:color="auto"/>
      </w:divBdr>
    </w:div>
    <w:div w:id="1434782401">
      <w:bodyDiv w:val="1"/>
      <w:marLeft w:val="0"/>
      <w:marRight w:val="0"/>
      <w:marTop w:val="0"/>
      <w:marBottom w:val="0"/>
      <w:divBdr>
        <w:top w:val="none" w:sz="0" w:space="0" w:color="auto"/>
        <w:left w:val="none" w:sz="0" w:space="0" w:color="auto"/>
        <w:bottom w:val="none" w:sz="0" w:space="0" w:color="auto"/>
        <w:right w:val="none" w:sz="0" w:space="0" w:color="auto"/>
      </w:divBdr>
    </w:div>
    <w:div w:id="1445618179">
      <w:bodyDiv w:val="1"/>
      <w:marLeft w:val="0"/>
      <w:marRight w:val="0"/>
      <w:marTop w:val="0"/>
      <w:marBottom w:val="0"/>
      <w:divBdr>
        <w:top w:val="none" w:sz="0" w:space="0" w:color="auto"/>
        <w:left w:val="none" w:sz="0" w:space="0" w:color="auto"/>
        <w:bottom w:val="none" w:sz="0" w:space="0" w:color="auto"/>
        <w:right w:val="none" w:sz="0" w:space="0" w:color="auto"/>
      </w:divBdr>
    </w:div>
    <w:div w:id="1453789823">
      <w:bodyDiv w:val="1"/>
      <w:marLeft w:val="0"/>
      <w:marRight w:val="0"/>
      <w:marTop w:val="0"/>
      <w:marBottom w:val="0"/>
      <w:divBdr>
        <w:top w:val="none" w:sz="0" w:space="0" w:color="auto"/>
        <w:left w:val="none" w:sz="0" w:space="0" w:color="auto"/>
        <w:bottom w:val="none" w:sz="0" w:space="0" w:color="auto"/>
        <w:right w:val="none" w:sz="0" w:space="0" w:color="auto"/>
      </w:divBdr>
    </w:div>
    <w:div w:id="1460612719">
      <w:bodyDiv w:val="1"/>
      <w:marLeft w:val="0"/>
      <w:marRight w:val="0"/>
      <w:marTop w:val="0"/>
      <w:marBottom w:val="0"/>
      <w:divBdr>
        <w:top w:val="none" w:sz="0" w:space="0" w:color="auto"/>
        <w:left w:val="none" w:sz="0" w:space="0" w:color="auto"/>
        <w:bottom w:val="none" w:sz="0" w:space="0" w:color="auto"/>
        <w:right w:val="none" w:sz="0" w:space="0" w:color="auto"/>
      </w:divBdr>
    </w:div>
    <w:div w:id="1464272907">
      <w:bodyDiv w:val="1"/>
      <w:marLeft w:val="0"/>
      <w:marRight w:val="0"/>
      <w:marTop w:val="0"/>
      <w:marBottom w:val="0"/>
      <w:divBdr>
        <w:top w:val="none" w:sz="0" w:space="0" w:color="auto"/>
        <w:left w:val="none" w:sz="0" w:space="0" w:color="auto"/>
        <w:bottom w:val="none" w:sz="0" w:space="0" w:color="auto"/>
        <w:right w:val="none" w:sz="0" w:space="0" w:color="auto"/>
      </w:divBdr>
    </w:div>
    <w:div w:id="1465779114">
      <w:bodyDiv w:val="1"/>
      <w:marLeft w:val="0"/>
      <w:marRight w:val="0"/>
      <w:marTop w:val="0"/>
      <w:marBottom w:val="0"/>
      <w:divBdr>
        <w:top w:val="none" w:sz="0" w:space="0" w:color="auto"/>
        <w:left w:val="none" w:sz="0" w:space="0" w:color="auto"/>
        <w:bottom w:val="none" w:sz="0" w:space="0" w:color="auto"/>
        <w:right w:val="none" w:sz="0" w:space="0" w:color="auto"/>
      </w:divBdr>
    </w:div>
    <w:div w:id="1473017607">
      <w:bodyDiv w:val="1"/>
      <w:marLeft w:val="0"/>
      <w:marRight w:val="0"/>
      <w:marTop w:val="0"/>
      <w:marBottom w:val="0"/>
      <w:divBdr>
        <w:top w:val="none" w:sz="0" w:space="0" w:color="auto"/>
        <w:left w:val="none" w:sz="0" w:space="0" w:color="auto"/>
        <w:bottom w:val="none" w:sz="0" w:space="0" w:color="auto"/>
        <w:right w:val="none" w:sz="0" w:space="0" w:color="auto"/>
      </w:divBdr>
    </w:div>
    <w:div w:id="1491871241">
      <w:bodyDiv w:val="1"/>
      <w:marLeft w:val="0"/>
      <w:marRight w:val="0"/>
      <w:marTop w:val="0"/>
      <w:marBottom w:val="0"/>
      <w:divBdr>
        <w:top w:val="none" w:sz="0" w:space="0" w:color="auto"/>
        <w:left w:val="none" w:sz="0" w:space="0" w:color="auto"/>
        <w:bottom w:val="none" w:sz="0" w:space="0" w:color="auto"/>
        <w:right w:val="none" w:sz="0" w:space="0" w:color="auto"/>
      </w:divBdr>
      <w:divsChild>
        <w:div w:id="617250791">
          <w:marLeft w:val="480"/>
          <w:marRight w:val="0"/>
          <w:marTop w:val="0"/>
          <w:marBottom w:val="0"/>
          <w:divBdr>
            <w:top w:val="none" w:sz="0" w:space="0" w:color="auto"/>
            <w:left w:val="none" w:sz="0" w:space="0" w:color="auto"/>
            <w:bottom w:val="none" w:sz="0" w:space="0" w:color="auto"/>
            <w:right w:val="none" w:sz="0" w:space="0" w:color="auto"/>
          </w:divBdr>
        </w:div>
        <w:div w:id="1525049626">
          <w:marLeft w:val="480"/>
          <w:marRight w:val="0"/>
          <w:marTop w:val="0"/>
          <w:marBottom w:val="0"/>
          <w:divBdr>
            <w:top w:val="none" w:sz="0" w:space="0" w:color="auto"/>
            <w:left w:val="none" w:sz="0" w:space="0" w:color="auto"/>
            <w:bottom w:val="none" w:sz="0" w:space="0" w:color="auto"/>
            <w:right w:val="none" w:sz="0" w:space="0" w:color="auto"/>
          </w:divBdr>
        </w:div>
        <w:div w:id="556744618">
          <w:marLeft w:val="480"/>
          <w:marRight w:val="0"/>
          <w:marTop w:val="0"/>
          <w:marBottom w:val="0"/>
          <w:divBdr>
            <w:top w:val="none" w:sz="0" w:space="0" w:color="auto"/>
            <w:left w:val="none" w:sz="0" w:space="0" w:color="auto"/>
            <w:bottom w:val="none" w:sz="0" w:space="0" w:color="auto"/>
            <w:right w:val="none" w:sz="0" w:space="0" w:color="auto"/>
          </w:divBdr>
        </w:div>
        <w:div w:id="1355495989">
          <w:marLeft w:val="480"/>
          <w:marRight w:val="0"/>
          <w:marTop w:val="0"/>
          <w:marBottom w:val="0"/>
          <w:divBdr>
            <w:top w:val="none" w:sz="0" w:space="0" w:color="auto"/>
            <w:left w:val="none" w:sz="0" w:space="0" w:color="auto"/>
            <w:bottom w:val="none" w:sz="0" w:space="0" w:color="auto"/>
            <w:right w:val="none" w:sz="0" w:space="0" w:color="auto"/>
          </w:divBdr>
        </w:div>
        <w:div w:id="1287469187">
          <w:marLeft w:val="480"/>
          <w:marRight w:val="0"/>
          <w:marTop w:val="0"/>
          <w:marBottom w:val="0"/>
          <w:divBdr>
            <w:top w:val="none" w:sz="0" w:space="0" w:color="auto"/>
            <w:left w:val="none" w:sz="0" w:space="0" w:color="auto"/>
            <w:bottom w:val="none" w:sz="0" w:space="0" w:color="auto"/>
            <w:right w:val="none" w:sz="0" w:space="0" w:color="auto"/>
          </w:divBdr>
        </w:div>
      </w:divsChild>
    </w:div>
    <w:div w:id="1493641094">
      <w:bodyDiv w:val="1"/>
      <w:marLeft w:val="0"/>
      <w:marRight w:val="0"/>
      <w:marTop w:val="0"/>
      <w:marBottom w:val="0"/>
      <w:divBdr>
        <w:top w:val="none" w:sz="0" w:space="0" w:color="auto"/>
        <w:left w:val="none" w:sz="0" w:space="0" w:color="auto"/>
        <w:bottom w:val="none" w:sz="0" w:space="0" w:color="auto"/>
        <w:right w:val="none" w:sz="0" w:space="0" w:color="auto"/>
      </w:divBdr>
    </w:div>
    <w:div w:id="1516655320">
      <w:bodyDiv w:val="1"/>
      <w:marLeft w:val="0"/>
      <w:marRight w:val="0"/>
      <w:marTop w:val="0"/>
      <w:marBottom w:val="0"/>
      <w:divBdr>
        <w:top w:val="none" w:sz="0" w:space="0" w:color="auto"/>
        <w:left w:val="none" w:sz="0" w:space="0" w:color="auto"/>
        <w:bottom w:val="none" w:sz="0" w:space="0" w:color="auto"/>
        <w:right w:val="none" w:sz="0" w:space="0" w:color="auto"/>
      </w:divBdr>
    </w:div>
    <w:div w:id="1516723016">
      <w:bodyDiv w:val="1"/>
      <w:marLeft w:val="0"/>
      <w:marRight w:val="0"/>
      <w:marTop w:val="0"/>
      <w:marBottom w:val="0"/>
      <w:divBdr>
        <w:top w:val="none" w:sz="0" w:space="0" w:color="auto"/>
        <w:left w:val="none" w:sz="0" w:space="0" w:color="auto"/>
        <w:bottom w:val="none" w:sz="0" w:space="0" w:color="auto"/>
        <w:right w:val="none" w:sz="0" w:space="0" w:color="auto"/>
      </w:divBdr>
    </w:div>
    <w:div w:id="1520047765">
      <w:bodyDiv w:val="1"/>
      <w:marLeft w:val="0"/>
      <w:marRight w:val="0"/>
      <w:marTop w:val="0"/>
      <w:marBottom w:val="0"/>
      <w:divBdr>
        <w:top w:val="none" w:sz="0" w:space="0" w:color="auto"/>
        <w:left w:val="none" w:sz="0" w:space="0" w:color="auto"/>
        <w:bottom w:val="none" w:sz="0" w:space="0" w:color="auto"/>
        <w:right w:val="none" w:sz="0" w:space="0" w:color="auto"/>
      </w:divBdr>
    </w:div>
    <w:div w:id="1521043400">
      <w:bodyDiv w:val="1"/>
      <w:marLeft w:val="0"/>
      <w:marRight w:val="0"/>
      <w:marTop w:val="0"/>
      <w:marBottom w:val="0"/>
      <w:divBdr>
        <w:top w:val="none" w:sz="0" w:space="0" w:color="auto"/>
        <w:left w:val="none" w:sz="0" w:space="0" w:color="auto"/>
        <w:bottom w:val="none" w:sz="0" w:space="0" w:color="auto"/>
        <w:right w:val="none" w:sz="0" w:space="0" w:color="auto"/>
      </w:divBdr>
    </w:div>
    <w:div w:id="1521775327">
      <w:bodyDiv w:val="1"/>
      <w:marLeft w:val="0"/>
      <w:marRight w:val="0"/>
      <w:marTop w:val="0"/>
      <w:marBottom w:val="0"/>
      <w:divBdr>
        <w:top w:val="none" w:sz="0" w:space="0" w:color="auto"/>
        <w:left w:val="none" w:sz="0" w:space="0" w:color="auto"/>
        <w:bottom w:val="none" w:sz="0" w:space="0" w:color="auto"/>
        <w:right w:val="none" w:sz="0" w:space="0" w:color="auto"/>
      </w:divBdr>
    </w:div>
    <w:div w:id="1525944394">
      <w:bodyDiv w:val="1"/>
      <w:marLeft w:val="0"/>
      <w:marRight w:val="0"/>
      <w:marTop w:val="0"/>
      <w:marBottom w:val="0"/>
      <w:divBdr>
        <w:top w:val="none" w:sz="0" w:space="0" w:color="auto"/>
        <w:left w:val="none" w:sz="0" w:space="0" w:color="auto"/>
        <w:bottom w:val="none" w:sz="0" w:space="0" w:color="auto"/>
        <w:right w:val="none" w:sz="0" w:space="0" w:color="auto"/>
      </w:divBdr>
    </w:div>
    <w:div w:id="1529221847">
      <w:bodyDiv w:val="1"/>
      <w:marLeft w:val="0"/>
      <w:marRight w:val="0"/>
      <w:marTop w:val="0"/>
      <w:marBottom w:val="0"/>
      <w:divBdr>
        <w:top w:val="none" w:sz="0" w:space="0" w:color="auto"/>
        <w:left w:val="none" w:sz="0" w:space="0" w:color="auto"/>
        <w:bottom w:val="none" w:sz="0" w:space="0" w:color="auto"/>
        <w:right w:val="none" w:sz="0" w:space="0" w:color="auto"/>
      </w:divBdr>
    </w:div>
    <w:div w:id="1530096879">
      <w:bodyDiv w:val="1"/>
      <w:marLeft w:val="0"/>
      <w:marRight w:val="0"/>
      <w:marTop w:val="0"/>
      <w:marBottom w:val="0"/>
      <w:divBdr>
        <w:top w:val="none" w:sz="0" w:space="0" w:color="auto"/>
        <w:left w:val="none" w:sz="0" w:space="0" w:color="auto"/>
        <w:bottom w:val="none" w:sz="0" w:space="0" w:color="auto"/>
        <w:right w:val="none" w:sz="0" w:space="0" w:color="auto"/>
      </w:divBdr>
    </w:div>
    <w:div w:id="1534461438">
      <w:bodyDiv w:val="1"/>
      <w:marLeft w:val="0"/>
      <w:marRight w:val="0"/>
      <w:marTop w:val="0"/>
      <w:marBottom w:val="0"/>
      <w:divBdr>
        <w:top w:val="none" w:sz="0" w:space="0" w:color="auto"/>
        <w:left w:val="none" w:sz="0" w:space="0" w:color="auto"/>
        <w:bottom w:val="none" w:sz="0" w:space="0" w:color="auto"/>
        <w:right w:val="none" w:sz="0" w:space="0" w:color="auto"/>
      </w:divBdr>
    </w:div>
    <w:div w:id="1539735332">
      <w:bodyDiv w:val="1"/>
      <w:marLeft w:val="0"/>
      <w:marRight w:val="0"/>
      <w:marTop w:val="0"/>
      <w:marBottom w:val="0"/>
      <w:divBdr>
        <w:top w:val="none" w:sz="0" w:space="0" w:color="auto"/>
        <w:left w:val="none" w:sz="0" w:space="0" w:color="auto"/>
        <w:bottom w:val="none" w:sz="0" w:space="0" w:color="auto"/>
        <w:right w:val="none" w:sz="0" w:space="0" w:color="auto"/>
      </w:divBdr>
    </w:div>
    <w:div w:id="1541552980">
      <w:bodyDiv w:val="1"/>
      <w:marLeft w:val="0"/>
      <w:marRight w:val="0"/>
      <w:marTop w:val="0"/>
      <w:marBottom w:val="0"/>
      <w:divBdr>
        <w:top w:val="none" w:sz="0" w:space="0" w:color="auto"/>
        <w:left w:val="none" w:sz="0" w:space="0" w:color="auto"/>
        <w:bottom w:val="none" w:sz="0" w:space="0" w:color="auto"/>
        <w:right w:val="none" w:sz="0" w:space="0" w:color="auto"/>
      </w:divBdr>
    </w:div>
    <w:div w:id="1549995268">
      <w:bodyDiv w:val="1"/>
      <w:marLeft w:val="0"/>
      <w:marRight w:val="0"/>
      <w:marTop w:val="0"/>
      <w:marBottom w:val="0"/>
      <w:divBdr>
        <w:top w:val="none" w:sz="0" w:space="0" w:color="auto"/>
        <w:left w:val="none" w:sz="0" w:space="0" w:color="auto"/>
        <w:bottom w:val="none" w:sz="0" w:space="0" w:color="auto"/>
        <w:right w:val="none" w:sz="0" w:space="0" w:color="auto"/>
      </w:divBdr>
    </w:div>
    <w:div w:id="1553886563">
      <w:bodyDiv w:val="1"/>
      <w:marLeft w:val="0"/>
      <w:marRight w:val="0"/>
      <w:marTop w:val="0"/>
      <w:marBottom w:val="0"/>
      <w:divBdr>
        <w:top w:val="none" w:sz="0" w:space="0" w:color="auto"/>
        <w:left w:val="none" w:sz="0" w:space="0" w:color="auto"/>
        <w:bottom w:val="none" w:sz="0" w:space="0" w:color="auto"/>
        <w:right w:val="none" w:sz="0" w:space="0" w:color="auto"/>
      </w:divBdr>
    </w:div>
    <w:div w:id="1557274077">
      <w:bodyDiv w:val="1"/>
      <w:marLeft w:val="0"/>
      <w:marRight w:val="0"/>
      <w:marTop w:val="0"/>
      <w:marBottom w:val="0"/>
      <w:divBdr>
        <w:top w:val="none" w:sz="0" w:space="0" w:color="auto"/>
        <w:left w:val="none" w:sz="0" w:space="0" w:color="auto"/>
        <w:bottom w:val="none" w:sz="0" w:space="0" w:color="auto"/>
        <w:right w:val="none" w:sz="0" w:space="0" w:color="auto"/>
      </w:divBdr>
    </w:div>
    <w:div w:id="1560244058">
      <w:bodyDiv w:val="1"/>
      <w:marLeft w:val="0"/>
      <w:marRight w:val="0"/>
      <w:marTop w:val="0"/>
      <w:marBottom w:val="0"/>
      <w:divBdr>
        <w:top w:val="none" w:sz="0" w:space="0" w:color="auto"/>
        <w:left w:val="none" w:sz="0" w:space="0" w:color="auto"/>
        <w:bottom w:val="none" w:sz="0" w:space="0" w:color="auto"/>
        <w:right w:val="none" w:sz="0" w:space="0" w:color="auto"/>
      </w:divBdr>
    </w:div>
    <w:div w:id="1560677393">
      <w:bodyDiv w:val="1"/>
      <w:marLeft w:val="0"/>
      <w:marRight w:val="0"/>
      <w:marTop w:val="0"/>
      <w:marBottom w:val="0"/>
      <w:divBdr>
        <w:top w:val="none" w:sz="0" w:space="0" w:color="auto"/>
        <w:left w:val="none" w:sz="0" w:space="0" w:color="auto"/>
        <w:bottom w:val="none" w:sz="0" w:space="0" w:color="auto"/>
        <w:right w:val="none" w:sz="0" w:space="0" w:color="auto"/>
      </w:divBdr>
    </w:div>
    <w:div w:id="1564413016">
      <w:bodyDiv w:val="1"/>
      <w:marLeft w:val="0"/>
      <w:marRight w:val="0"/>
      <w:marTop w:val="0"/>
      <w:marBottom w:val="0"/>
      <w:divBdr>
        <w:top w:val="none" w:sz="0" w:space="0" w:color="auto"/>
        <w:left w:val="none" w:sz="0" w:space="0" w:color="auto"/>
        <w:bottom w:val="none" w:sz="0" w:space="0" w:color="auto"/>
        <w:right w:val="none" w:sz="0" w:space="0" w:color="auto"/>
      </w:divBdr>
    </w:div>
    <w:div w:id="1566527051">
      <w:bodyDiv w:val="1"/>
      <w:marLeft w:val="0"/>
      <w:marRight w:val="0"/>
      <w:marTop w:val="0"/>
      <w:marBottom w:val="0"/>
      <w:divBdr>
        <w:top w:val="none" w:sz="0" w:space="0" w:color="auto"/>
        <w:left w:val="none" w:sz="0" w:space="0" w:color="auto"/>
        <w:bottom w:val="none" w:sz="0" w:space="0" w:color="auto"/>
        <w:right w:val="none" w:sz="0" w:space="0" w:color="auto"/>
      </w:divBdr>
    </w:div>
    <w:div w:id="1567568334">
      <w:bodyDiv w:val="1"/>
      <w:marLeft w:val="0"/>
      <w:marRight w:val="0"/>
      <w:marTop w:val="0"/>
      <w:marBottom w:val="0"/>
      <w:divBdr>
        <w:top w:val="none" w:sz="0" w:space="0" w:color="auto"/>
        <w:left w:val="none" w:sz="0" w:space="0" w:color="auto"/>
        <w:bottom w:val="none" w:sz="0" w:space="0" w:color="auto"/>
        <w:right w:val="none" w:sz="0" w:space="0" w:color="auto"/>
      </w:divBdr>
    </w:div>
    <w:div w:id="1575235310">
      <w:bodyDiv w:val="1"/>
      <w:marLeft w:val="0"/>
      <w:marRight w:val="0"/>
      <w:marTop w:val="0"/>
      <w:marBottom w:val="0"/>
      <w:divBdr>
        <w:top w:val="none" w:sz="0" w:space="0" w:color="auto"/>
        <w:left w:val="none" w:sz="0" w:space="0" w:color="auto"/>
        <w:bottom w:val="none" w:sz="0" w:space="0" w:color="auto"/>
        <w:right w:val="none" w:sz="0" w:space="0" w:color="auto"/>
      </w:divBdr>
    </w:div>
    <w:div w:id="1579051519">
      <w:bodyDiv w:val="1"/>
      <w:marLeft w:val="0"/>
      <w:marRight w:val="0"/>
      <w:marTop w:val="0"/>
      <w:marBottom w:val="0"/>
      <w:divBdr>
        <w:top w:val="none" w:sz="0" w:space="0" w:color="auto"/>
        <w:left w:val="none" w:sz="0" w:space="0" w:color="auto"/>
        <w:bottom w:val="none" w:sz="0" w:space="0" w:color="auto"/>
        <w:right w:val="none" w:sz="0" w:space="0" w:color="auto"/>
      </w:divBdr>
    </w:div>
    <w:div w:id="1583561718">
      <w:bodyDiv w:val="1"/>
      <w:marLeft w:val="0"/>
      <w:marRight w:val="0"/>
      <w:marTop w:val="0"/>
      <w:marBottom w:val="0"/>
      <w:divBdr>
        <w:top w:val="none" w:sz="0" w:space="0" w:color="auto"/>
        <w:left w:val="none" w:sz="0" w:space="0" w:color="auto"/>
        <w:bottom w:val="none" w:sz="0" w:space="0" w:color="auto"/>
        <w:right w:val="none" w:sz="0" w:space="0" w:color="auto"/>
      </w:divBdr>
    </w:div>
    <w:div w:id="1583760215">
      <w:bodyDiv w:val="1"/>
      <w:marLeft w:val="0"/>
      <w:marRight w:val="0"/>
      <w:marTop w:val="0"/>
      <w:marBottom w:val="0"/>
      <w:divBdr>
        <w:top w:val="none" w:sz="0" w:space="0" w:color="auto"/>
        <w:left w:val="none" w:sz="0" w:space="0" w:color="auto"/>
        <w:bottom w:val="none" w:sz="0" w:space="0" w:color="auto"/>
        <w:right w:val="none" w:sz="0" w:space="0" w:color="auto"/>
      </w:divBdr>
    </w:div>
    <w:div w:id="1588801739">
      <w:bodyDiv w:val="1"/>
      <w:marLeft w:val="0"/>
      <w:marRight w:val="0"/>
      <w:marTop w:val="0"/>
      <w:marBottom w:val="0"/>
      <w:divBdr>
        <w:top w:val="none" w:sz="0" w:space="0" w:color="auto"/>
        <w:left w:val="none" w:sz="0" w:space="0" w:color="auto"/>
        <w:bottom w:val="none" w:sz="0" w:space="0" w:color="auto"/>
        <w:right w:val="none" w:sz="0" w:space="0" w:color="auto"/>
      </w:divBdr>
    </w:div>
    <w:div w:id="1595170563">
      <w:bodyDiv w:val="1"/>
      <w:marLeft w:val="0"/>
      <w:marRight w:val="0"/>
      <w:marTop w:val="0"/>
      <w:marBottom w:val="0"/>
      <w:divBdr>
        <w:top w:val="none" w:sz="0" w:space="0" w:color="auto"/>
        <w:left w:val="none" w:sz="0" w:space="0" w:color="auto"/>
        <w:bottom w:val="none" w:sz="0" w:space="0" w:color="auto"/>
        <w:right w:val="none" w:sz="0" w:space="0" w:color="auto"/>
      </w:divBdr>
    </w:div>
    <w:div w:id="1625237680">
      <w:bodyDiv w:val="1"/>
      <w:marLeft w:val="0"/>
      <w:marRight w:val="0"/>
      <w:marTop w:val="0"/>
      <w:marBottom w:val="0"/>
      <w:divBdr>
        <w:top w:val="none" w:sz="0" w:space="0" w:color="auto"/>
        <w:left w:val="none" w:sz="0" w:space="0" w:color="auto"/>
        <w:bottom w:val="none" w:sz="0" w:space="0" w:color="auto"/>
        <w:right w:val="none" w:sz="0" w:space="0" w:color="auto"/>
      </w:divBdr>
    </w:div>
    <w:div w:id="1625426800">
      <w:bodyDiv w:val="1"/>
      <w:marLeft w:val="0"/>
      <w:marRight w:val="0"/>
      <w:marTop w:val="0"/>
      <w:marBottom w:val="0"/>
      <w:divBdr>
        <w:top w:val="none" w:sz="0" w:space="0" w:color="auto"/>
        <w:left w:val="none" w:sz="0" w:space="0" w:color="auto"/>
        <w:bottom w:val="none" w:sz="0" w:space="0" w:color="auto"/>
        <w:right w:val="none" w:sz="0" w:space="0" w:color="auto"/>
      </w:divBdr>
    </w:div>
    <w:div w:id="1633054886">
      <w:bodyDiv w:val="1"/>
      <w:marLeft w:val="0"/>
      <w:marRight w:val="0"/>
      <w:marTop w:val="0"/>
      <w:marBottom w:val="0"/>
      <w:divBdr>
        <w:top w:val="none" w:sz="0" w:space="0" w:color="auto"/>
        <w:left w:val="none" w:sz="0" w:space="0" w:color="auto"/>
        <w:bottom w:val="none" w:sz="0" w:space="0" w:color="auto"/>
        <w:right w:val="none" w:sz="0" w:space="0" w:color="auto"/>
      </w:divBdr>
    </w:div>
    <w:div w:id="1642536595">
      <w:bodyDiv w:val="1"/>
      <w:marLeft w:val="0"/>
      <w:marRight w:val="0"/>
      <w:marTop w:val="0"/>
      <w:marBottom w:val="0"/>
      <w:divBdr>
        <w:top w:val="none" w:sz="0" w:space="0" w:color="auto"/>
        <w:left w:val="none" w:sz="0" w:space="0" w:color="auto"/>
        <w:bottom w:val="none" w:sz="0" w:space="0" w:color="auto"/>
        <w:right w:val="none" w:sz="0" w:space="0" w:color="auto"/>
      </w:divBdr>
    </w:div>
    <w:div w:id="1646931907">
      <w:bodyDiv w:val="1"/>
      <w:marLeft w:val="0"/>
      <w:marRight w:val="0"/>
      <w:marTop w:val="0"/>
      <w:marBottom w:val="0"/>
      <w:divBdr>
        <w:top w:val="none" w:sz="0" w:space="0" w:color="auto"/>
        <w:left w:val="none" w:sz="0" w:space="0" w:color="auto"/>
        <w:bottom w:val="none" w:sz="0" w:space="0" w:color="auto"/>
        <w:right w:val="none" w:sz="0" w:space="0" w:color="auto"/>
      </w:divBdr>
    </w:div>
    <w:div w:id="1648780881">
      <w:bodyDiv w:val="1"/>
      <w:marLeft w:val="0"/>
      <w:marRight w:val="0"/>
      <w:marTop w:val="0"/>
      <w:marBottom w:val="0"/>
      <w:divBdr>
        <w:top w:val="none" w:sz="0" w:space="0" w:color="auto"/>
        <w:left w:val="none" w:sz="0" w:space="0" w:color="auto"/>
        <w:bottom w:val="none" w:sz="0" w:space="0" w:color="auto"/>
        <w:right w:val="none" w:sz="0" w:space="0" w:color="auto"/>
      </w:divBdr>
    </w:div>
    <w:div w:id="1654286159">
      <w:bodyDiv w:val="1"/>
      <w:marLeft w:val="0"/>
      <w:marRight w:val="0"/>
      <w:marTop w:val="0"/>
      <w:marBottom w:val="0"/>
      <w:divBdr>
        <w:top w:val="none" w:sz="0" w:space="0" w:color="auto"/>
        <w:left w:val="none" w:sz="0" w:space="0" w:color="auto"/>
        <w:bottom w:val="none" w:sz="0" w:space="0" w:color="auto"/>
        <w:right w:val="none" w:sz="0" w:space="0" w:color="auto"/>
      </w:divBdr>
    </w:div>
    <w:div w:id="1659723058">
      <w:bodyDiv w:val="1"/>
      <w:marLeft w:val="0"/>
      <w:marRight w:val="0"/>
      <w:marTop w:val="0"/>
      <w:marBottom w:val="0"/>
      <w:divBdr>
        <w:top w:val="none" w:sz="0" w:space="0" w:color="auto"/>
        <w:left w:val="none" w:sz="0" w:space="0" w:color="auto"/>
        <w:bottom w:val="none" w:sz="0" w:space="0" w:color="auto"/>
        <w:right w:val="none" w:sz="0" w:space="0" w:color="auto"/>
      </w:divBdr>
    </w:div>
    <w:div w:id="1661884749">
      <w:bodyDiv w:val="1"/>
      <w:marLeft w:val="0"/>
      <w:marRight w:val="0"/>
      <w:marTop w:val="0"/>
      <w:marBottom w:val="0"/>
      <w:divBdr>
        <w:top w:val="none" w:sz="0" w:space="0" w:color="auto"/>
        <w:left w:val="none" w:sz="0" w:space="0" w:color="auto"/>
        <w:bottom w:val="none" w:sz="0" w:space="0" w:color="auto"/>
        <w:right w:val="none" w:sz="0" w:space="0" w:color="auto"/>
      </w:divBdr>
    </w:div>
    <w:div w:id="1667320064">
      <w:bodyDiv w:val="1"/>
      <w:marLeft w:val="0"/>
      <w:marRight w:val="0"/>
      <w:marTop w:val="0"/>
      <w:marBottom w:val="0"/>
      <w:divBdr>
        <w:top w:val="none" w:sz="0" w:space="0" w:color="auto"/>
        <w:left w:val="none" w:sz="0" w:space="0" w:color="auto"/>
        <w:bottom w:val="none" w:sz="0" w:space="0" w:color="auto"/>
        <w:right w:val="none" w:sz="0" w:space="0" w:color="auto"/>
      </w:divBdr>
    </w:div>
    <w:div w:id="1667902537">
      <w:bodyDiv w:val="1"/>
      <w:marLeft w:val="0"/>
      <w:marRight w:val="0"/>
      <w:marTop w:val="0"/>
      <w:marBottom w:val="0"/>
      <w:divBdr>
        <w:top w:val="none" w:sz="0" w:space="0" w:color="auto"/>
        <w:left w:val="none" w:sz="0" w:space="0" w:color="auto"/>
        <w:bottom w:val="none" w:sz="0" w:space="0" w:color="auto"/>
        <w:right w:val="none" w:sz="0" w:space="0" w:color="auto"/>
      </w:divBdr>
    </w:div>
    <w:div w:id="1673216322">
      <w:bodyDiv w:val="1"/>
      <w:marLeft w:val="0"/>
      <w:marRight w:val="0"/>
      <w:marTop w:val="0"/>
      <w:marBottom w:val="0"/>
      <w:divBdr>
        <w:top w:val="none" w:sz="0" w:space="0" w:color="auto"/>
        <w:left w:val="none" w:sz="0" w:space="0" w:color="auto"/>
        <w:bottom w:val="none" w:sz="0" w:space="0" w:color="auto"/>
        <w:right w:val="none" w:sz="0" w:space="0" w:color="auto"/>
      </w:divBdr>
    </w:div>
    <w:div w:id="1676225014">
      <w:bodyDiv w:val="1"/>
      <w:marLeft w:val="0"/>
      <w:marRight w:val="0"/>
      <w:marTop w:val="0"/>
      <w:marBottom w:val="0"/>
      <w:divBdr>
        <w:top w:val="none" w:sz="0" w:space="0" w:color="auto"/>
        <w:left w:val="none" w:sz="0" w:space="0" w:color="auto"/>
        <w:bottom w:val="none" w:sz="0" w:space="0" w:color="auto"/>
        <w:right w:val="none" w:sz="0" w:space="0" w:color="auto"/>
      </w:divBdr>
    </w:div>
    <w:div w:id="1676808939">
      <w:bodyDiv w:val="1"/>
      <w:marLeft w:val="0"/>
      <w:marRight w:val="0"/>
      <w:marTop w:val="0"/>
      <w:marBottom w:val="0"/>
      <w:divBdr>
        <w:top w:val="none" w:sz="0" w:space="0" w:color="auto"/>
        <w:left w:val="none" w:sz="0" w:space="0" w:color="auto"/>
        <w:bottom w:val="none" w:sz="0" w:space="0" w:color="auto"/>
        <w:right w:val="none" w:sz="0" w:space="0" w:color="auto"/>
      </w:divBdr>
    </w:div>
    <w:div w:id="1678387982">
      <w:bodyDiv w:val="1"/>
      <w:marLeft w:val="0"/>
      <w:marRight w:val="0"/>
      <w:marTop w:val="0"/>
      <w:marBottom w:val="0"/>
      <w:divBdr>
        <w:top w:val="none" w:sz="0" w:space="0" w:color="auto"/>
        <w:left w:val="none" w:sz="0" w:space="0" w:color="auto"/>
        <w:bottom w:val="none" w:sz="0" w:space="0" w:color="auto"/>
        <w:right w:val="none" w:sz="0" w:space="0" w:color="auto"/>
      </w:divBdr>
    </w:div>
    <w:div w:id="1680039986">
      <w:bodyDiv w:val="1"/>
      <w:marLeft w:val="0"/>
      <w:marRight w:val="0"/>
      <w:marTop w:val="0"/>
      <w:marBottom w:val="0"/>
      <w:divBdr>
        <w:top w:val="none" w:sz="0" w:space="0" w:color="auto"/>
        <w:left w:val="none" w:sz="0" w:space="0" w:color="auto"/>
        <w:bottom w:val="none" w:sz="0" w:space="0" w:color="auto"/>
        <w:right w:val="none" w:sz="0" w:space="0" w:color="auto"/>
      </w:divBdr>
    </w:div>
    <w:div w:id="1684747224">
      <w:bodyDiv w:val="1"/>
      <w:marLeft w:val="0"/>
      <w:marRight w:val="0"/>
      <w:marTop w:val="0"/>
      <w:marBottom w:val="0"/>
      <w:divBdr>
        <w:top w:val="none" w:sz="0" w:space="0" w:color="auto"/>
        <w:left w:val="none" w:sz="0" w:space="0" w:color="auto"/>
        <w:bottom w:val="none" w:sz="0" w:space="0" w:color="auto"/>
        <w:right w:val="none" w:sz="0" w:space="0" w:color="auto"/>
      </w:divBdr>
    </w:div>
    <w:div w:id="1686444132">
      <w:bodyDiv w:val="1"/>
      <w:marLeft w:val="0"/>
      <w:marRight w:val="0"/>
      <w:marTop w:val="0"/>
      <w:marBottom w:val="0"/>
      <w:divBdr>
        <w:top w:val="none" w:sz="0" w:space="0" w:color="auto"/>
        <w:left w:val="none" w:sz="0" w:space="0" w:color="auto"/>
        <w:bottom w:val="none" w:sz="0" w:space="0" w:color="auto"/>
        <w:right w:val="none" w:sz="0" w:space="0" w:color="auto"/>
      </w:divBdr>
    </w:div>
    <w:div w:id="1691908250">
      <w:bodyDiv w:val="1"/>
      <w:marLeft w:val="0"/>
      <w:marRight w:val="0"/>
      <w:marTop w:val="0"/>
      <w:marBottom w:val="0"/>
      <w:divBdr>
        <w:top w:val="none" w:sz="0" w:space="0" w:color="auto"/>
        <w:left w:val="none" w:sz="0" w:space="0" w:color="auto"/>
        <w:bottom w:val="none" w:sz="0" w:space="0" w:color="auto"/>
        <w:right w:val="none" w:sz="0" w:space="0" w:color="auto"/>
      </w:divBdr>
    </w:div>
    <w:div w:id="1697073385">
      <w:bodyDiv w:val="1"/>
      <w:marLeft w:val="0"/>
      <w:marRight w:val="0"/>
      <w:marTop w:val="0"/>
      <w:marBottom w:val="0"/>
      <w:divBdr>
        <w:top w:val="none" w:sz="0" w:space="0" w:color="auto"/>
        <w:left w:val="none" w:sz="0" w:space="0" w:color="auto"/>
        <w:bottom w:val="none" w:sz="0" w:space="0" w:color="auto"/>
        <w:right w:val="none" w:sz="0" w:space="0" w:color="auto"/>
      </w:divBdr>
    </w:div>
    <w:div w:id="1698197486">
      <w:bodyDiv w:val="1"/>
      <w:marLeft w:val="0"/>
      <w:marRight w:val="0"/>
      <w:marTop w:val="0"/>
      <w:marBottom w:val="0"/>
      <w:divBdr>
        <w:top w:val="none" w:sz="0" w:space="0" w:color="auto"/>
        <w:left w:val="none" w:sz="0" w:space="0" w:color="auto"/>
        <w:bottom w:val="none" w:sz="0" w:space="0" w:color="auto"/>
        <w:right w:val="none" w:sz="0" w:space="0" w:color="auto"/>
      </w:divBdr>
    </w:div>
    <w:div w:id="1712417122">
      <w:bodyDiv w:val="1"/>
      <w:marLeft w:val="0"/>
      <w:marRight w:val="0"/>
      <w:marTop w:val="0"/>
      <w:marBottom w:val="0"/>
      <w:divBdr>
        <w:top w:val="none" w:sz="0" w:space="0" w:color="auto"/>
        <w:left w:val="none" w:sz="0" w:space="0" w:color="auto"/>
        <w:bottom w:val="none" w:sz="0" w:space="0" w:color="auto"/>
        <w:right w:val="none" w:sz="0" w:space="0" w:color="auto"/>
      </w:divBdr>
    </w:div>
    <w:div w:id="1714381571">
      <w:bodyDiv w:val="1"/>
      <w:marLeft w:val="0"/>
      <w:marRight w:val="0"/>
      <w:marTop w:val="0"/>
      <w:marBottom w:val="0"/>
      <w:divBdr>
        <w:top w:val="none" w:sz="0" w:space="0" w:color="auto"/>
        <w:left w:val="none" w:sz="0" w:space="0" w:color="auto"/>
        <w:bottom w:val="none" w:sz="0" w:space="0" w:color="auto"/>
        <w:right w:val="none" w:sz="0" w:space="0" w:color="auto"/>
      </w:divBdr>
    </w:div>
    <w:div w:id="1717847549">
      <w:bodyDiv w:val="1"/>
      <w:marLeft w:val="0"/>
      <w:marRight w:val="0"/>
      <w:marTop w:val="0"/>
      <w:marBottom w:val="0"/>
      <w:divBdr>
        <w:top w:val="none" w:sz="0" w:space="0" w:color="auto"/>
        <w:left w:val="none" w:sz="0" w:space="0" w:color="auto"/>
        <w:bottom w:val="none" w:sz="0" w:space="0" w:color="auto"/>
        <w:right w:val="none" w:sz="0" w:space="0" w:color="auto"/>
      </w:divBdr>
    </w:div>
    <w:div w:id="1720590347">
      <w:bodyDiv w:val="1"/>
      <w:marLeft w:val="0"/>
      <w:marRight w:val="0"/>
      <w:marTop w:val="0"/>
      <w:marBottom w:val="0"/>
      <w:divBdr>
        <w:top w:val="none" w:sz="0" w:space="0" w:color="auto"/>
        <w:left w:val="none" w:sz="0" w:space="0" w:color="auto"/>
        <w:bottom w:val="none" w:sz="0" w:space="0" w:color="auto"/>
        <w:right w:val="none" w:sz="0" w:space="0" w:color="auto"/>
      </w:divBdr>
    </w:div>
    <w:div w:id="1724645435">
      <w:bodyDiv w:val="1"/>
      <w:marLeft w:val="0"/>
      <w:marRight w:val="0"/>
      <w:marTop w:val="0"/>
      <w:marBottom w:val="0"/>
      <w:divBdr>
        <w:top w:val="none" w:sz="0" w:space="0" w:color="auto"/>
        <w:left w:val="none" w:sz="0" w:space="0" w:color="auto"/>
        <w:bottom w:val="none" w:sz="0" w:space="0" w:color="auto"/>
        <w:right w:val="none" w:sz="0" w:space="0" w:color="auto"/>
      </w:divBdr>
    </w:div>
    <w:div w:id="1733962030">
      <w:bodyDiv w:val="1"/>
      <w:marLeft w:val="0"/>
      <w:marRight w:val="0"/>
      <w:marTop w:val="0"/>
      <w:marBottom w:val="0"/>
      <w:divBdr>
        <w:top w:val="none" w:sz="0" w:space="0" w:color="auto"/>
        <w:left w:val="none" w:sz="0" w:space="0" w:color="auto"/>
        <w:bottom w:val="none" w:sz="0" w:space="0" w:color="auto"/>
        <w:right w:val="none" w:sz="0" w:space="0" w:color="auto"/>
      </w:divBdr>
    </w:div>
    <w:div w:id="1734113854">
      <w:bodyDiv w:val="1"/>
      <w:marLeft w:val="0"/>
      <w:marRight w:val="0"/>
      <w:marTop w:val="0"/>
      <w:marBottom w:val="0"/>
      <w:divBdr>
        <w:top w:val="none" w:sz="0" w:space="0" w:color="auto"/>
        <w:left w:val="none" w:sz="0" w:space="0" w:color="auto"/>
        <w:bottom w:val="none" w:sz="0" w:space="0" w:color="auto"/>
        <w:right w:val="none" w:sz="0" w:space="0" w:color="auto"/>
      </w:divBdr>
    </w:div>
    <w:div w:id="1742214459">
      <w:bodyDiv w:val="1"/>
      <w:marLeft w:val="0"/>
      <w:marRight w:val="0"/>
      <w:marTop w:val="0"/>
      <w:marBottom w:val="0"/>
      <w:divBdr>
        <w:top w:val="none" w:sz="0" w:space="0" w:color="auto"/>
        <w:left w:val="none" w:sz="0" w:space="0" w:color="auto"/>
        <w:bottom w:val="none" w:sz="0" w:space="0" w:color="auto"/>
        <w:right w:val="none" w:sz="0" w:space="0" w:color="auto"/>
      </w:divBdr>
    </w:div>
    <w:div w:id="1742562481">
      <w:bodyDiv w:val="1"/>
      <w:marLeft w:val="0"/>
      <w:marRight w:val="0"/>
      <w:marTop w:val="0"/>
      <w:marBottom w:val="0"/>
      <w:divBdr>
        <w:top w:val="none" w:sz="0" w:space="0" w:color="auto"/>
        <w:left w:val="none" w:sz="0" w:space="0" w:color="auto"/>
        <w:bottom w:val="none" w:sz="0" w:space="0" w:color="auto"/>
        <w:right w:val="none" w:sz="0" w:space="0" w:color="auto"/>
      </w:divBdr>
    </w:div>
    <w:div w:id="1743066055">
      <w:bodyDiv w:val="1"/>
      <w:marLeft w:val="0"/>
      <w:marRight w:val="0"/>
      <w:marTop w:val="0"/>
      <w:marBottom w:val="0"/>
      <w:divBdr>
        <w:top w:val="none" w:sz="0" w:space="0" w:color="auto"/>
        <w:left w:val="none" w:sz="0" w:space="0" w:color="auto"/>
        <w:bottom w:val="none" w:sz="0" w:space="0" w:color="auto"/>
        <w:right w:val="none" w:sz="0" w:space="0" w:color="auto"/>
      </w:divBdr>
    </w:div>
    <w:div w:id="1753354832">
      <w:bodyDiv w:val="1"/>
      <w:marLeft w:val="0"/>
      <w:marRight w:val="0"/>
      <w:marTop w:val="0"/>
      <w:marBottom w:val="0"/>
      <w:divBdr>
        <w:top w:val="none" w:sz="0" w:space="0" w:color="auto"/>
        <w:left w:val="none" w:sz="0" w:space="0" w:color="auto"/>
        <w:bottom w:val="none" w:sz="0" w:space="0" w:color="auto"/>
        <w:right w:val="none" w:sz="0" w:space="0" w:color="auto"/>
      </w:divBdr>
    </w:div>
    <w:div w:id="1759935171">
      <w:bodyDiv w:val="1"/>
      <w:marLeft w:val="0"/>
      <w:marRight w:val="0"/>
      <w:marTop w:val="0"/>
      <w:marBottom w:val="0"/>
      <w:divBdr>
        <w:top w:val="none" w:sz="0" w:space="0" w:color="auto"/>
        <w:left w:val="none" w:sz="0" w:space="0" w:color="auto"/>
        <w:bottom w:val="none" w:sz="0" w:space="0" w:color="auto"/>
        <w:right w:val="none" w:sz="0" w:space="0" w:color="auto"/>
      </w:divBdr>
    </w:div>
    <w:div w:id="1762095256">
      <w:bodyDiv w:val="1"/>
      <w:marLeft w:val="0"/>
      <w:marRight w:val="0"/>
      <w:marTop w:val="0"/>
      <w:marBottom w:val="0"/>
      <w:divBdr>
        <w:top w:val="none" w:sz="0" w:space="0" w:color="auto"/>
        <w:left w:val="none" w:sz="0" w:space="0" w:color="auto"/>
        <w:bottom w:val="none" w:sz="0" w:space="0" w:color="auto"/>
        <w:right w:val="none" w:sz="0" w:space="0" w:color="auto"/>
      </w:divBdr>
    </w:div>
    <w:div w:id="1765563938">
      <w:bodyDiv w:val="1"/>
      <w:marLeft w:val="0"/>
      <w:marRight w:val="0"/>
      <w:marTop w:val="0"/>
      <w:marBottom w:val="0"/>
      <w:divBdr>
        <w:top w:val="none" w:sz="0" w:space="0" w:color="auto"/>
        <w:left w:val="none" w:sz="0" w:space="0" w:color="auto"/>
        <w:bottom w:val="none" w:sz="0" w:space="0" w:color="auto"/>
        <w:right w:val="none" w:sz="0" w:space="0" w:color="auto"/>
      </w:divBdr>
    </w:div>
    <w:div w:id="1768891171">
      <w:bodyDiv w:val="1"/>
      <w:marLeft w:val="0"/>
      <w:marRight w:val="0"/>
      <w:marTop w:val="0"/>
      <w:marBottom w:val="0"/>
      <w:divBdr>
        <w:top w:val="none" w:sz="0" w:space="0" w:color="auto"/>
        <w:left w:val="none" w:sz="0" w:space="0" w:color="auto"/>
        <w:bottom w:val="none" w:sz="0" w:space="0" w:color="auto"/>
        <w:right w:val="none" w:sz="0" w:space="0" w:color="auto"/>
      </w:divBdr>
    </w:div>
    <w:div w:id="1773236711">
      <w:bodyDiv w:val="1"/>
      <w:marLeft w:val="0"/>
      <w:marRight w:val="0"/>
      <w:marTop w:val="0"/>
      <w:marBottom w:val="0"/>
      <w:divBdr>
        <w:top w:val="none" w:sz="0" w:space="0" w:color="auto"/>
        <w:left w:val="none" w:sz="0" w:space="0" w:color="auto"/>
        <w:bottom w:val="none" w:sz="0" w:space="0" w:color="auto"/>
        <w:right w:val="none" w:sz="0" w:space="0" w:color="auto"/>
      </w:divBdr>
    </w:div>
    <w:div w:id="1774861142">
      <w:bodyDiv w:val="1"/>
      <w:marLeft w:val="0"/>
      <w:marRight w:val="0"/>
      <w:marTop w:val="0"/>
      <w:marBottom w:val="0"/>
      <w:divBdr>
        <w:top w:val="none" w:sz="0" w:space="0" w:color="auto"/>
        <w:left w:val="none" w:sz="0" w:space="0" w:color="auto"/>
        <w:bottom w:val="none" w:sz="0" w:space="0" w:color="auto"/>
        <w:right w:val="none" w:sz="0" w:space="0" w:color="auto"/>
      </w:divBdr>
    </w:div>
    <w:div w:id="1775520532">
      <w:bodyDiv w:val="1"/>
      <w:marLeft w:val="0"/>
      <w:marRight w:val="0"/>
      <w:marTop w:val="0"/>
      <w:marBottom w:val="0"/>
      <w:divBdr>
        <w:top w:val="none" w:sz="0" w:space="0" w:color="auto"/>
        <w:left w:val="none" w:sz="0" w:space="0" w:color="auto"/>
        <w:bottom w:val="none" w:sz="0" w:space="0" w:color="auto"/>
        <w:right w:val="none" w:sz="0" w:space="0" w:color="auto"/>
      </w:divBdr>
    </w:div>
    <w:div w:id="1779133030">
      <w:bodyDiv w:val="1"/>
      <w:marLeft w:val="0"/>
      <w:marRight w:val="0"/>
      <w:marTop w:val="0"/>
      <w:marBottom w:val="0"/>
      <w:divBdr>
        <w:top w:val="none" w:sz="0" w:space="0" w:color="auto"/>
        <w:left w:val="none" w:sz="0" w:space="0" w:color="auto"/>
        <w:bottom w:val="none" w:sz="0" w:space="0" w:color="auto"/>
        <w:right w:val="none" w:sz="0" w:space="0" w:color="auto"/>
      </w:divBdr>
    </w:div>
    <w:div w:id="1785076434">
      <w:bodyDiv w:val="1"/>
      <w:marLeft w:val="0"/>
      <w:marRight w:val="0"/>
      <w:marTop w:val="0"/>
      <w:marBottom w:val="0"/>
      <w:divBdr>
        <w:top w:val="none" w:sz="0" w:space="0" w:color="auto"/>
        <w:left w:val="none" w:sz="0" w:space="0" w:color="auto"/>
        <w:bottom w:val="none" w:sz="0" w:space="0" w:color="auto"/>
        <w:right w:val="none" w:sz="0" w:space="0" w:color="auto"/>
      </w:divBdr>
    </w:div>
    <w:div w:id="1790391174">
      <w:bodyDiv w:val="1"/>
      <w:marLeft w:val="0"/>
      <w:marRight w:val="0"/>
      <w:marTop w:val="0"/>
      <w:marBottom w:val="0"/>
      <w:divBdr>
        <w:top w:val="none" w:sz="0" w:space="0" w:color="auto"/>
        <w:left w:val="none" w:sz="0" w:space="0" w:color="auto"/>
        <w:bottom w:val="none" w:sz="0" w:space="0" w:color="auto"/>
        <w:right w:val="none" w:sz="0" w:space="0" w:color="auto"/>
      </w:divBdr>
    </w:div>
    <w:div w:id="1791046601">
      <w:bodyDiv w:val="1"/>
      <w:marLeft w:val="0"/>
      <w:marRight w:val="0"/>
      <w:marTop w:val="0"/>
      <w:marBottom w:val="0"/>
      <w:divBdr>
        <w:top w:val="none" w:sz="0" w:space="0" w:color="auto"/>
        <w:left w:val="none" w:sz="0" w:space="0" w:color="auto"/>
        <w:bottom w:val="none" w:sz="0" w:space="0" w:color="auto"/>
        <w:right w:val="none" w:sz="0" w:space="0" w:color="auto"/>
      </w:divBdr>
    </w:div>
    <w:div w:id="1796606771">
      <w:bodyDiv w:val="1"/>
      <w:marLeft w:val="0"/>
      <w:marRight w:val="0"/>
      <w:marTop w:val="0"/>
      <w:marBottom w:val="0"/>
      <w:divBdr>
        <w:top w:val="none" w:sz="0" w:space="0" w:color="auto"/>
        <w:left w:val="none" w:sz="0" w:space="0" w:color="auto"/>
        <w:bottom w:val="none" w:sz="0" w:space="0" w:color="auto"/>
        <w:right w:val="none" w:sz="0" w:space="0" w:color="auto"/>
      </w:divBdr>
    </w:div>
    <w:div w:id="1802265062">
      <w:bodyDiv w:val="1"/>
      <w:marLeft w:val="0"/>
      <w:marRight w:val="0"/>
      <w:marTop w:val="0"/>
      <w:marBottom w:val="0"/>
      <w:divBdr>
        <w:top w:val="none" w:sz="0" w:space="0" w:color="auto"/>
        <w:left w:val="none" w:sz="0" w:space="0" w:color="auto"/>
        <w:bottom w:val="none" w:sz="0" w:space="0" w:color="auto"/>
        <w:right w:val="none" w:sz="0" w:space="0" w:color="auto"/>
      </w:divBdr>
    </w:div>
    <w:div w:id="1802722120">
      <w:bodyDiv w:val="1"/>
      <w:marLeft w:val="0"/>
      <w:marRight w:val="0"/>
      <w:marTop w:val="0"/>
      <w:marBottom w:val="0"/>
      <w:divBdr>
        <w:top w:val="none" w:sz="0" w:space="0" w:color="auto"/>
        <w:left w:val="none" w:sz="0" w:space="0" w:color="auto"/>
        <w:bottom w:val="none" w:sz="0" w:space="0" w:color="auto"/>
        <w:right w:val="none" w:sz="0" w:space="0" w:color="auto"/>
      </w:divBdr>
    </w:div>
    <w:div w:id="1810172104">
      <w:bodyDiv w:val="1"/>
      <w:marLeft w:val="0"/>
      <w:marRight w:val="0"/>
      <w:marTop w:val="0"/>
      <w:marBottom w:val="0"/>
      <w:divBdr>
        <w:top w:val="none" w:sz="0" w:space="0" w:color="auto"/>
        <w:left w:val="none" w:sz="0" w:space="0" w:color="auto"/>
        <w:bottom w:val="none" w:sz="0" w:space="0" w:color="auto"/>
        <w:right w:val="none" w:sz="0" w:space="0" w:color="auto"/>
      </w:divBdr>
    </w:div>
    <w:div w:id="1816413087">
      <w:bodyDiv w:val="1"/>
      <w:marLeft w:val="0"/>
      <w:marRight w:val="0"/>
      <w:marTop w:val="0"/>
      <w:marBottom w:val="0"/>
      <w:divBdr>
        <w:top w:val="none" w:sz="0" w:space="0" w:color="auto"/>
        <w:left w:val="none" w:sz="0" w:space="0" w:color="auto"/>
        <w:bottom w:val="none" w:sz="0" w:space="0" w:color="auto"/>
        <w:right w:val="none" w:sz="0" w:space="0" w:color="auto"/>
      </w:divBdr>
    </w:div>
    <w:div w:id="1822310863">
      <w:bodyDiv w:val="1"/>
      <w:marLeft w:val="0"/>
      <w:marRight w:val="0"/>
      <w:marTop w:val="0"/>
      <w:marBottom w:val="0"/>
      <w:divBdr>
        <w:top w:val="none" w:sz="0" w:space="0" w:color="auto"/>
        <w:left w:val="none" w:sz="0" w:space="0" w:color="auto"/>
        <w:bottom w:val="none" w:sz="0" w:space="0" w:color="auto"/>
        <w:right w:val="none" w:sz="0" w:space="0" w:color="auto"/>
      </w:divBdr>
    </w:div>
    <w:div w:id="1822691593">
      <w:bodyDiv w:val="1"/>
      <w:marLeft w:val="0"/>
      <w:marRight w:val="0"/>
      <w:marTop w:val="0"/>
      <w:marBottom w:val="0"/>
      <w:divBdr>
        <w:top w:val="none" w:sz="0" w:space="0" w:color="auto"/>
        <w:left w:val="none" w:sz="0" w:space="0" w:color="auto"/>
        <w:bottom w:val="none" w:sz="0" w:space="0" w:color="auto"/>
        <w:right w:val="none" w:sz="0" w:space="0" w:color="auto"/>
      </w:divBdr>
    </w:div>
    <w:div w:id="1822765697">
      <w:bodyDiv w:val="1"/>
      <w:marLeft w:val="0"/>
      <w:marRight w:val="0"/>
      <w:marTop w:val="0"/>
      <w:marBottom w:val="0"/>
      <w:divBdr>
        <w:top w:val="none" w:sz="0" w:space="0" w:color="auto"/>
        <w:left w:val="none" w:sz="0" w:space="0" w:color="auto"/>
        <w:bottom w:val="none" w:sz="0" w:space="0" w:color="auto"/>
        <w:right w:val="none" w:sz="0" w:space="0" w:color="auto"/>
      </w:divBdr>
    </w:div>
    <w:div w:id="1825048127">
      <w:bodyDiv w:val="1"/>
      <w:marLeft w:val="0"/>
      <w:marRight w:val="0"/>
      <w:marTop w:val="0"/>
      <w:marBottom w:val="0"/>
      <w:divBdr>
        <w:top w:val="none" w:sz="0" w:space="0" w:color="auto"/>
        <w:left w:val="none" w:sz="0" w:space="0" w:color="auto"/>
        <w:bottom w:val="none" w:sz="0" w:space="0" w:color="auto"/>
        <w:right w:val="none" w:sz="0" w:space="0" w:color="auto"/>
      </w:divBdr>
    </w:div>
    <w:div w:id="1829128834">
      <w:bodyDiv w:val="1"/>
      <w:marLeft w:val="0"/>
      <w:marRight w:val="0"/>
      <w:marTop w:val="0"/>
      <w:marBottom w:val="0"/>
      <w:divBdr>
        <w:top w:val="none" w:sz="0" w:space="0" w:color="auto"/>
        <w:left w:val="none" w:sz="0" w:space="0" w:color="auto"/>
        <w:bottom w:val="none" w:sz="0" w:space="0" w:color="auto"/>
        <w:right w:val="none" w:sz="0" w:space="0" w:color="auto"/>
      </w:divBdr>
    </w:div>
    <w:div w:id="1831171602">
      <w:bodyDiv w:val="1"/>
      <w:marLeft w:val="0"/>
      <w:marRight w:val="0"/>
      <w:marTop w:val="0"/>
      <w:marBottom w:val="0"/>
      <w:divBdr>
        <w:top w:val="none" w:sz="0" w:space="0" w:color="auto"/>
        <w:left w:val="none" w:sz="0" w:space="0" w:color="auto"/>
        <w:bottom w:val="none" w:sz="0" w:space="0" w:color="auto"/>
        <w:right w:val="none" w:sz="0" w:space="0" w:color="auto"/>
      </w:divBdr>
    </w:div>
    <w:div w:id="1834175731">
      <w:bodyDiv w:val="1"/>
      <w:marLeft w:val="0"/>
      <w:marRight w:val="0"/>
      <w:marTop w:val="0"/>
      <w:marBottom w:val="0"/>
      <w:divBdr>
        <w:top w:val="none" w:sz="0" w:space="0" w:color="auto"/>
        <w:left w:val="none" w:sz="0" w:space="0" w:color="auto"/>
        <w:bottom w:val="none" w:sz="0" w:space="0" w:color="auto"/>
        <w:right w:val="none" w:sz="0" w:space="0" w:color="auto"/>
      </w:divBdr>
    </w:div>
    <w:div w:id="1842426430">
      <w:bodyDiv w:val="1"/>
      <w:marLeft w:val="0"/>
      <w:marRight w:val="0"/>
      <w:marTop w:val="0"/>
      <w:marBottom w:val="0"/>
      <w:divBdr>
        <w:top w:val="none" w:sz="0" w:space="0" w:color="auto"/>
        <w:left w:val="none" w:sz="0" w:space="0" w:color="auto"/>
        <w:bottom w:val="none" w:sz="0" w:space="0" w:color="auto"/>
        <w:right w:val="none" w:sz="0" w:space="0" w:color="auto"/>
      </w:divBdr>
    </w:div>
    <w:div w:id="1845242020">
      <w:bodyDiv w:val="1"/>
      <w:marLeft w:val="0"/>
      <w:marRight w:val="0"/>
      <w:marTop w:val="0"/>
      <w:marBottom w:val="0"/>
      <w:divBdr>
        <w:top w:val="none" w:sz="0" w:space="0" w:color="auto"/>
        <w:left w:val="none" w:sz="0" w:space="0" w:color="auto"/>
        <w:bottom w:val="none" w:sz="0" w:space="0" w:color="auto"/>
        <w:right w:val="none" w:sz="0" w:space="0" w:color="auto"/>
      </w:divBdr>
    </w:div>
    <w:div w:id="1849757640">
      <w:bodyDiv w:val="1"/>
      <w:marLeft w:val="0"/>
      <w:marRight w:val="0"/>
      <w:marTop w:val="0"/>
      <w:marBottom w:val="0"/>
      <w:divBdr>
        <w:top w:val="none" w:sz="0" w:space="0" w:color="auto"/>
        <w:left w:val="none" w:sz="0" w:space="0" w:color="auto"/>
        <w:bottom w:val="none" w:sz="0" w:space="0" w:color="auto"/>
        <w:right w:val="none" w:sz="0" w:space="0" w:color="auto"/>
      </w:divBdr>
    </w:div>
    <w:div w:id="1855918881">
      <w:bodyDiv w:val="1"/>
      <w:marLeft w:val="0"/>
      <w:marRight w:val="0"/>
      <w:marTop w:val="0"/>
      <w:marBottom w:val="0"/>
      <w:divBdr>
        <w:top w:val="none" w:sz="0" w:space="0" w:color="auto"/>
        <w:left w:val="none" w:sz="0" w:space="0" w:color="auto"/>
        <w:bottom w:val="none" w:sz="0" w:space="0" w:color="auto"/>
        <w:right w:val="none" w:sz="0" w:space="0" w:color="auto"/>
      </w:divBdr>
    </w:div>
    <w:div w:id="1856652872">
      <w:bodyDiv w:val="1"/>
      <w:marLeft w:val="0"/>
      <w:marRight w:val="0"/>
      <w:marTop w:val="0"/>
      <w:marBottom w:val="0"/>
      <w:divBdr>
        <w:top w:val="none" w:sz="0" w:space="0" w:color="auto"/>
        <w:left w:val="none" w:sz="0" w:space="0" w:color="auto"/>
        <w:bottom w:val="none" w:sz="0" w:space="0" w:color="auto"/>
        <w:right w:val="none" w:sz="0" w:space="0" w:color="auto"/>
      </w:divBdr>
    </w:div>
    <w:div w:id="1860317150">
      <w:bodyDiv w:val="1"/>
      <w:marLeft w:val="0"/>
      <w:marRight w:val="0"/>
      <w:marTop w:val="0"/>
      <w:marBottom w:val="0"/>
      <w:divBdr>
        <w:top w:val="none" w:sz="0" w:space="0" w:color="auto"/>
        <w:left w:val="none" w:sz="0" w:space="0" w:color="auto"/>
        <w:bottom w:val="none" w:sz="0" w:space="0" w:color="auto"/>
        <w:right w:val="none" w:sz="0" w:space="0" w:color="auto"/>
      </w:divBdr>
    </w:div>
    <w:div w:id="1864779364">
      <w:bodyDiv w:val="1"/>
      <w:marLeft w:val="0"/>
      <w:marRight w:val="0"/>
      <w:marTop w:val="0"/>
      <w:marBottom w:val="0"/>
      <w:divBdr>
        <w:top w:val="none" w:sz="0" w:space="0" w:color="auto"/>
        <w:left w:val="none" w:sz="0" w:space="0" w:color="auto"/>
        <w:bottom w:val="none" w:sz="0" w:space="0" w:color="auto"/>
        <w:right w:val="none" w:sz="0" w:space="0" w:color="auto"/>
      </w:divBdr>
    </w:div>
    <w:div w:id="1867325990">
      <w:bodyDiv w:val="1"/>
      <w:marLeft w:val="0"/>
      <w:marRight w:val="0"/>
      <w:marTop w:val="0"/>
      <w:marBottom w:val="0"/>
      <w:divBdr>
        <w:top w:val="none" w:sz="0" w:space="0" w:color="auto"/>
        <w:left w:val="none" w:sz="0" w:space="0" w:color="auto"/>
        <w:bottom w:val="none" w:sz="0" w:space="0" w:color="auto"/>
        <w:right w:val="none" w:sz="0" w:space="0" w:color="auto"/>
      </w:divBdr>
    </w:div>
    <w:div w:id="1886940385">
      <w:bodyDiv w:val="1"/>
      <w:marLeft w:val="0"/>
      <w:marRight w:val="0"/>
      <w:marTop w:val="0"/>
      <w:marBottom w:val="0"/>
      <w:divBdr>
        <w:top w:val="none" w:sz="0" w:space="0" w:color="auto"/>
        <w:left w:val="none" w:sz="0" w:space="0" w:color="auto"/>
        <w:bottom w:val="none" w:sz="0" w:space="0" w:color="auto"/>
        <w:right w:val="none" w:sz="0" w:space="0" w:color="auto"/>
      </w:divBdr>
    </w:div>
    <w:div w:id="1891187368">
      <w:bodyDiv w:val="1"/>
      <w:marLeft w:val="0"/>
      <w:marRight w:val="0"/>
      <w:marTop w:val="0"/>
      <w:marBottom w:val="0"/>
      <w:divBdr>
        <w:top w:val="none" w:sz="0" w:space="0" w:color="auto"/>
        <w:left w:val="none" w:sz="0" w:space="0" w:color="auto"/>
        <w:bottom w:val="none" w:sz="0" w:space="0" w:color="auto"/>
        <w:right w:val="none" w:sz="0" w:space="0" w:color="auto"/>
      </w:divBdr>
    </w:div>
    <w:div w:id="1901401568">
      <w:bodyDiv w:val="1"/>
      <w:marLeft w:val="0"/>
      <w:marRight w:val="0"/>
      <w:marTop w:val="0"/>
      <w:marBottom w:val="0"/>
      <w:divBdr>
        <w:top w:val="none" w:sz="0" w:space="0" w:color="auto"/>
        <w:left w:val="none" w:sz="0" w:space="0" w:color="auto"/>
        <w:bottom w:val="none" w:sz="0" w:space="0" w:color="auto"/>
        <w:right w:val="none" w:sz="0" w:space="0" w:color="auto"/>
      </w:divBdr>
    </w:div>
    <w:div w:id="1915620384">
      <w:bodyDiv w:val="1"/>
      <w:marLeft w:val="0"/>
      <w:marRight w:val="0"/>
      <w:marTop w:val="0"/>
      <w:marBottom w:val="0"/>
      <w:divBdr>
        <w:top w:val="none" w:sz="0" w:space="0" w:color="auto"/>
        <w:left w:val="none" w:sz="0" w:space="0" w:color="auto"/>
        <w:bottom w:val="none" w:sz="0" w:space="0" w:color="auto"/>
        <w:right w:val="none" w:sz="0" w:space="0" w:color="auto"/>
      </w:divBdr>
    </w:div>
    <w:div w:id="1924796652">
      <w:bodyDiv w:val="1"/>
      <w:marLeft w:val="0"/>
      <w:marRight w:val="0"/>
      <w:marTop w:val="0"/>
      <w:marBottom w:val="0"/>
      <w:divBdr>
        <w:top w:val="none" w:sz="0" w:space="0" w:color="auto"/>
        <w:left w:val="none" w:sz="0" w:space="0" w:color="auto"/>
        <w:bottom w:val="none" w:sz="0" w:space="0" w:color="auto"/>
        <w:right w:val="none" w:sz="0" w:space="0" w:color="auto"/>
      </w:divBdr>
    </w:div>
    <w:div w:id="1925601391">
      <w:bodyDiv w:val="1"/>
      <w:marLeft w:val="0"/>
      <w:marRight w:val="0"/>
      <w:marTop w:val="0"/>
      <w:marBottom w:val="0"/>
      <w:divBdr>
        <w:top w:val="none" w:sz="0" w:space="0" w:color="auto"/>
        <w:left w:val="none" w:sz="0" w:space="0" w:color="auto"/>
        <w:bottom w:val="none" w:sz="0" w:space="0" w:color="auto"/>
        <w:right w:val="none" w:sz="0" w:space="0" w:color="auto"/>
      </w:divBdr>
    </w:div>
    <w:div w:id="1926498974">
      <w:bodyDiv w:val="1"/>
      <w:marLeft w:val="0"/>
      <w:marRight w:val="0"/>
      <w:marTop w:val="0"/>
      <w:marBottom w:val="0"/>
      <w:divBdr>
        <w:top w:val="none" w:sz="0" w:space="0" w:color="auto"/>
        <w:left w:val="none" w:sz="0" w:space="0" w:color="auto"/>
        <w:bottom w:val="none" w:sz="0" w:space="0" w:color="auto"/>
        <w:right w:val="none" w:sz="0" w:space="0" w:color="auto"/>
      </w:divBdr>
    </w:div>
    <w:div w:id="1936355099">
      <w:bodyDiv w:val="1"/>
      <w:marLeft w:val="0"/>
      <w:marRight w:val="0"/>
      <w:marTop w:val="0"/>
      <w:marBottom w:val="0"/>
      <w:divBdr>
        <w:top w:val="none" w:sz="0" w:space="0" w:color="auto"/>
        <w:left w:val="none" w:sz="0" w:space="0" w:color="auto"/>
        <w:bottom w:val="none" w:sz="0" w:space="0" w:color="auto"/>
        <w:right w:val="none" w:sz="0" w:space="0" w:color="auto"/>
      </w:divBdr>
    </w:div>
    <w:div w:id="1940675603">
      <w:bodyDiv w:val="1"/>
      <w:marLeft w:val="0"/>
      <w:marRight w:val="0"/>
      <w:marTop w:val="0"/>
      <w:marBottom w:val="0"/>
      <w:divBdr>
        <w:top w:val="none" w:sz="0" w:space="0" w:color="auto"/>
        <w:left w:val="none" w:sz="0" w:space="0" w:color="auto"/>
        <w:bottom w:val="none" w:sz="0" w:space="0" w:color="auto"/>
        <w:right w:val="none" w:sz="0" w:space="0" w:color="auto"/>
      </w:divBdr>
    </w:div>
    <w:div w:id="1947303135">
      <w:bodyDiv w:val="1"/>
      <w:marLeft w:val="0"/>
      <w:marRight w:val="0"/>
      <w:marTop w:val="0"/>
      <w:marBottom w:val="0"/>
      <w:divBdr>
        <w:top w:val="none" w:sz="0" w:space="0" w:color="auto"/>
        <w:left w:val="none" w:sz="0" w:space="0" w:color="auto"/>
        <w:bottom w:val="none" w:sz="0" w:space="0" w:color="auto"/>
        <w:right w:val="none" w:sz="0" w:space="0" w:color="auto"/>
      </w:divBdr>
    </w:div>
    <w:div w:id="1952083961">
      <w:bodyDiv w:val="1"/>
      <w:marLeft w:val="0"/>
      <w:marRight w:val="0"/>
      <w:marTop w:val="0"/>
      <w:marBottom w:val="0"/>
      <w:divBdr>
        <w:top w:val="none" w:sz="0" w:space="0" w:color="auto"/>
        <w:left w:val="none" w:sz="0" w:space="0" w:color="auto"/>
        <w:bottom w:val="none" w:sz="0" w:space="0" w:color="auto"/>
        <w:right w:val="none" w:sz="0" w:space="0" w:color="auto"/>
      </w:divBdr>
    </w:div>
    <w:div w:id="1961105236">
      <w:bodyDiv w:val="1"/>
      <w:marLeft w:val="0"/>
      <w:marRight w:val="0"/>
      <w:marTop w:val="0"/>
      <w:marBottom w:val="0"/>
      <w:divBdr>
        <w:top w:val="none" w:sz="0" w:space="0" w:color="auto"/>
        <w:left w:val="none" w:sz="0" w:space="0" w:color="auto"/>
        <w:bottom w:val="none" w:sz="0" w:space="0" w:color="auto"/>
        <w:right w:val="none" w:sz="0" w:space="0" w:color="auto"/>
      </w:divBdr>
    </w:div>
    <w:div w:id="1972901199">
      <w:bodyDiv w:val="1"/>
      <w:marLeft w:val="0"/>
      <w:marRight w:val="0"/>
      <w:marTop w:val="0"/>
      <w:marBottom w:val="0"/>
      <w:divBdr>
        <w:top w:val="none" w:sz="0" w:space="0" w:color="auto"/>
        <w:left w:val="none" w:sz="0" w:space="0" w:color="auto"/>
        <w:bottom w:val="none" w:sz="0" w:space="0" w:color="auto"/>
        <w:right w:val="none" w:sz="0" w:space="0" w:color="auto"/>
      </w:divBdr>
    </w:div>
    <w:div w:id="1978215306">
      <w:bodyDiv w:val="1"/>
      <w:marLeft w:val="0"/>
      <w:marRight w:val="0"/>
      <w:marTop w:val="0"/>
      <w:marBottom w:val="0"/>
      <w:divBdr>
        <w:top w:val="none" w:sz="0" w:space="0" w:color="auto"/>
        <w:left w:val="none" w:sz="0" w:space="0" w:color="auto"/>
        <w:bottom w:val="none" w:sz="0" w:space="0" w:color="auto"/>
        <w:right w:val="none" w:sz="0" w:space="0" w:color="auto"/>
      </w:divBdr>
    </w:div>
    <w:div w:id="1982805524">
      <w:bodyDiv w:val="1"/>
      <w:marLeft w:val="0"/>
      <w:marRight w:val="0"/>
      <w:marTop w:val="0"/>
      <w:marBottom w:val="0"/>
      <w:divBdr>
        <w:top w:val="none" w:sz="0" w:space="0" w:color="auto"/>
        <w:left w:val="none" w:sz="0" w:space="0" w:color="auto"/>
        <w:bottom w:val="none" w:sz="0" w:space="0" w:color="auto"/>
        <w:right w:val="none" w:sz="0" w:space="0" w:color="auto"/>
      </w:divBdr>
    </w:div>
    <w:div w:id="1999260103">
      <w:bodyDiv w:val="1"/>
      <w:marLeft w:val="0"/>
      <w:marRight w:val="0"/>
      <w:marTop w:val="0"/>
      <w:marBottom w:val="0"/>
      <w:divBdr>
        <w:top w:val="none" w:sz="0" w:space="0" w:color="auto"/>
        <w:left w:val="none" w:sz="0" w:space="0" w:color="auto"/>
        <w:bottom w:val="none" w:sz="0" w:space="0" w:color="auto"/>
        <w:right w:val="none" w:sz="0" w:space="0" w:color="auto"/>
      </w:divBdr>
    </w:div>
    <w:div w:id="2015723347">
      <w:bodyDiv w:val="1"/>
      <w:marLeft w:val="0"/>
      <w:marRight w:val="0"/>
      <w:marTop w:val="0"/>
      <w:marBottom w:val="0"/>
      <w:divBdr>
        <w:top w:val="none" w:sz="0" w:space="0" w:color="auto"/>
        <w:left w:val="none" w:sz="0" w:space="0" w:color="auto"/>
        <w:bottom w:val="none" w:sz="0" w:space="0" w:color="auto"/>
        <w:right w:val="none" w:sz="0" w:space="0" w:color="auto"/>
      </w:divBdr>
    </w:div>
    <w:div w:id="2026710280">
      <w:bodyDiv w:val="1"/>
      <w:marLeft w:val="0"/>
      <w:marRight w:val="0"/>
      <w:marTop w:val="0"/>
      <w:marBottom w:val="0"/>
      <w:divBdr>
        <w:top w:val="none" w:sz="0" w:space="0" w:color="auto"/>
        <w:left w:val="none" w:sz="0" w:space="0" w:color="auto"/>
        <w:bottom w:val="none" w:sz="0" w:space="0" w:color="auto"/>
        <w:right w:val="none" w:sz="0" w:space="0" w:color="auto"/>
      </w:divBdr>
    </w:div>
    <w:div w:id="2028873128">
      <w:bodyDiv w:val="1"/>
      <w:marLeft w:val="0"/>
      <w:marRight w:val="0"/>
      <w:marTop w:val="0"/>
      <w:marBottom w:val="0"/>
      <w:divBdr>
        <w:top w:val="none" w:sz="0" w:space="0" w:color="auto"/>
        <w:left w:val="none" w:sz="0" w:space="0" w:color="auto"/>
        <w:bottom w:val="none" w:sz="0" w:space="0" w:color="auto"/>
        <w:right w:val="none" w:sz="0" w:space="0" w:color="auto"/>
      </w:divBdr>
    </w:div>
    <w:div w:id="2032366474">
      <w:bodyDiv w:val="1"/>
      <w:marLeft w:val="0"/>
      <w:marRight w:val="0"/>
      <w:marTop w:val="0"/>
      <w:marBottom w:val="0"/>
      <w:divBdr>
        <w:top w:val="none" w:sz="0" w:space="0" w:color="auto"/>
        <w:left w:val="none" w:sz="0" w:space="0" w:color="auto"/>
        <w:bottom w:val="none" w:sz="0" w:space="0" w:color="auto"/>
        <w:right w:val="none" w:sz="0" w:space="0" w:color="auto"/>
      </w:divBdr>
    </w:div>
    <w:div w:id="2032368034">
      <w:bodyDiv w:val="1"/>
      <w:marLeft w:val="0"/>
      <w:marRight w:val="0"/>
      <w:marTop w:val="0"/>
      <w:marBottom w:val="0"/>
      <w:divBdr>
        <w:top w:val="none" w:sz="0" w:space="0" w:color="auto"/>
        <w:left w:val="none" w:sz="0" w:space="0" w:color="auto"/>
        <w:bottom w:val="none" w:sz="0" w:space="0" w:color="auto"/>
        <w:right w:val="none" w:sz="0" w:space="0" w:color="auto"/>
      </w:divBdr>
    </w:div>
    <w:div w:id="2035692273">
      <w:bodyDiv w:val="1"/>
      <w:marLeft w:val="0"/>
      <w:marRight w:val="0"/>
      <w:marTop w:val="0"/>
      <w:marBottom w:val="0"/>
      <w:divBdr>
        <w:top w:val="none" w:sz="0" w:space="0" w:color="auto"/>
        <w:left w:val="none" w:sz="0" w:space="0" w:color="auto"/>
        <w:bottom w:val="none" w:sz="0" w:space="0" w:color="auto"/>
        <w:right w:val="none" w:sz="0" w:space="0" w:color="auto"/>
      </w:divBdr>
    </w:div>
    <w:div w:id="2043247033">
      <w:bodyDiv w:val="1"/>
      <w:marLeft w:val="0"/>
      <w:marRight w:val="0"/>
      <w:marTop w:val="0"/>
      <w:marBottom w:val="0"/>
      <w:divBdr>
        <w:top w:val="none" w:sz="0" w:space="0" w:color="auto"/>
        <w:left w:val="none" w:sz="0" w:space="0" w:color="auto"/>
        <w:bottom w:val="none" w:sz="0" w:space="0" w:color="auto"/>
        <w:right w:val="none" w:sz="0" w:space="0" w:color="auto"/>
      </w:divBdr>
    </w:div>
    <w:div w:id="2061398734">
      <w:bodyDiv w:val="1"/>
      <w:marLeft w:val="0"/>
      <w:marRight w:val="0"/>
      <w:marTop w:val="0"/>
      <w:marBottom w:val="0"/>
      <w:divBdr>
        <w:top w:val="none" w:sz="0" w:space="0" w:color="auto"/>
        <w:left w:val="none" w:sz="0" w:space="0" w:color="auto"/>
        <w:bottom w:val="none" w:sz="0" w:space="0" w:color="auto"/>
        <w:right w:val="none" w:sz="0" w:space="0" w:color="auto"/>
      </w:divBdr>
    </w:div>
    <w:div w:id="2070031224">
      <w:bodyDiv w:val="1"/>
      <w:marLeft w:val="0"/>
      <w:marRight w:val="0"/>
      <w:marTop w:val="0"/>
      <w:marBottom w:val="0"/>
      <w:divBdr>
        <w:top w:val="none" w:sz="0" w:space="0" w:color="auto"/>
        <w:left w:val="none" w:sz="0" w:space="0" w:color="auto"/>
        <w:bottom w:val="none" w:sz="0" w:space="0" w:color="auto"/>
        <w:right w:val="none" w:sz="0" w:space="0" w:color="auto"/>
      </w:divBdr>
    </w:div>
    <w:div w:id="2077127292">
      <w:bodyDiv w:val="1"/>
      <w:marLeft w:val="0"/>
      <w:marRight w:val="0"/>
      <w:marTop w:val="0"/>
      <w:marBottom w:val="0"/>
      <w:divBdr>
        <w:top w:val="none" w:sz="0" w:space="0" w:color="auto"/>
        <w:left w:val="none" w:sz="0" w:space="0" w:color="auto"/>
        <w:bottom w:val="none" w:sz="0" w:space="0" w:color="auto"/>
        <w:right w:val="none" w:sz="0" w:space="0" w:color="auto"/>
      </w:divBdr>
    </w:div>
    <w:div w:id="2090610936">
      <w:bodyDiv w:val="1"/>
      <w:marLeft w:val="0"/>
      <w:marRight w:val="0"/>
      <w:marTop w:val="0"/>
      <w:marBottom w:val="0"/>
      <w:divBdr>
        <w:top w:val="none" w:sz="0" w:space="0" w:color="auto"/>
        <w:left w:val="none" w:sz="0" w:space="0" w:color="auto"/>
        <w:bottom w:val="none" w:sz="0" w:space="0" w:color="auto"/>
        <w:right w:val="none" w:sz="0" w:space="0" w:color="auto"/>
      </w:divBdr>
    </w:div>
    <w:div w:id="2097357632">
      <w:bodyDiv w:val="1"/>
      <w:marLeft w:val="0"/>
      <w:marRight w:val="0"/>
      <w:marTop w:val="0"/>
      <w:marBottom w:val="0"/>
      <w:divBdr>
        <w:top w:val="none" w:sz="0" w:space="0" w:color="auto"/>
        <w:left w:val="none" w:sz="0" w:space="0" w:color="auto"/>
        <w:bottom w:val="none" w:sz="0" w:space="0" w:color="auto"/>
        <w:right w:val="none" w:sz="0" w:space="0" w:color="auto"/>
      </w:divBdr>
    </w:div>
    <w:div w:id="2098670922">
      <w:bodyDiv w:val="1"/>
      <w:marLeft w:val="0"/>
      <w:marRight w:val="0"/>
      <w:marTop w:val="0"/>
      <w:marBottom w:val="0"/>
      <w:divBdr>
        <w:top w:val="none" w:sz="0" w:space="0" w:color="auto"/>
        <w:left w:val="none" w:sz="0" w:space="0" w:color="auto"/>
        <w:bottom w:val="none" w:sz="0" w:space="0" w:color="auto"/>
        <w:right w:val="none" w:sz="0" w:space="0" w:color="auto"/>
      </w:divBdr>
    </w:div>
    <w:div w:id="2103522603">
      <w:bodyDiv w:val="1"/>
      <w:marLeft w:val="0"/>
      <w:marRight w:val="0"/>
      <w:marTop w:val="0"/>
      <w:marBottom w:val="0"/>
      <w:divBdr>
        <w:top w:val="none" w:sz="0" w:space="0" w:color="auto"/>
        <w:left w:val="none" w:sz="0" w:space="0" w:color="auto"/>
        <w:bottom w:val="none" w:sz="0" w:space="0" w:color="auto"/>
        <w:right w:val="none" w:sz="0" w:space="0" w:color="auto"/>
      </w:divBdr>
    </w:div>
    <w:div w:id="2104909935">
      <w:bodyDiv w:val="1"/>
      <w:marLeft w:val="0"/>
      <w:marRight w:val="0"/>
      <w:marTop w:val="0"/>
      <w:marBottom w:val="0"/>
      <w:divBdr>
        <w:top w:val="none" w:sz="0" w:space="0" w:color="auto"/>
        <w:left w:val="none" w:sz="0" w:space="0" w:color="auto"/>
        <w:bottom w:val="none" w:sz="0" w:space="0" w:color="auto"/>
        <w:right w:val="none" w:sz="0" w:space="0" w:color="auto"/>
      </w:divBdr>
    </w:div>
    <w:div w:id="2105803688">
      <w:bodyDiv w:val="1"/>
      <w:marLeft w:val="0"/>
      <w:marRight w:val="0"/>
      <w:marTop w:val="0"/>
      <w:marBottom w:val="0"/>
      <w:divBdr>
        <w:top w:val="none" w:sz="0" w:space="0" w:color="auto"/>
        <w:left w:val="none" w:sz="0" w:space="0" w:color="auto"/>
        <w:bottom w:val="none" w:sz="0" w:space="0" w:color="auto"/>
        <w:right w:val="none" w:sz="0" w:space="0" w:color="auto"/>
      </w:divBdr>
    </w:div>
    <w:div w:id="2108230207">
      <w:bodyDiv w:val="1"/>
      <w:marLeft w:val="0"/>
      <w:marRight w:val="0"/>
      <w:marTop w:val="0"/>
      <w:marBottom w:val="0"/>
      <w:divBdr>
        <w:top w:val="none" w:sz="0" w:space="0" w:color="auto"/>
        <w:left w:val="none" w:sz="0" w:space="0" w:color="auto"/>
        <w:bottom w:val="none" w:sz="0" w:space="0" w:color="auto"/>
        <w:right w:val="none" w:sz="0" w:space="0" w:color="auto"/>
      </w:divBdr>
    </w:div>
    <w:div w:id="2116291409">
      <w:bodyDiv w:val="1"/>
      <w:marLeft w:val="0"/>
      <w:marRight w:val="0"/>
      <w:marTop w:val="0"/>
      <w:marBottom w:val="0"/>
      <w:divBdr>
        <w:top w:val="none" w:sz="0" w:space="0" w:color="auto"/>
        <w:left w:val="none" w:sz="0" w:space="0" w:color="auto"/>
        <w:bottom w:val="none" w:sz="0" w:space="0" w:color="auto"/>
        <w:right w:val="none" w:sz="0" w:space="0" w:color="auto"/>
      </w:divBdr>
    </w:div>
    <w:div w:id="2131656145">
      <w:bodyDiv w:val="1"/>
      <w:marLeft w:val="0"/>
      <w:marRight w:val="0"/>
      <w:marTop w:val="0"/>
      <w:marBottom w:val="0"/>
      <w:divBdr>
        <w:top w:val="none" w:sz="0" w:space="0" w:color="auto"/>
        <w:left w:val="none" w:sz="0" w:space="0" w:color="auto"/>
        <w:bottom w:val="none" w:sz="0" w:space="0" w:color="auto"/>
        <w:right w:val="none" w:sz="0" w:space="0" w:color="auto"/>
      </w:divBdr>
    </w:div>
    <w:div w:id="2141680306">
      <w:bodyDiv w:val="1"/>
      <w:marLeft w:val="0"/>
      <w:marRight w:val="0"/>
      <w:marTop w:val="0"/>
      <w:marBottom w:val="0"/>
      <w:divBdr>
        <w:top w:val="none" w:sz="0" w:space="0" w:color="auto"/>
        <w:left w:val="none" w:sz="0" w:space="0" w:color="auto"/>
        <w:bottom w:val="none" w:sz="0" w:space="0" w:color="auto"/>
        <w:right w:val="none" w:sz="0" w:space="0" w:color="auto"/>
      </w:divBdr>
    </w:div>
    <w:div w:id="214396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glossaryDocument" Target="glossary/document.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tiff"/><Relationship Id="rId5" Type="http://schemas.openxmlformats.org/officeDocument/2006/relationships/comments" Target="comments.xml"/><Relationship Id="rId15" Type="http://schemas.openxmlformats.org/officeDocument/2006/relationships/image" Target="media/image7.tiff"/><Relationship Id="rId10" Type="http://schemas.openxmlformats.org/officeDocument/2006/relationships/image" Target="media/image2.tiff"/><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47A66E7AA8F496B82F66042A9E4352C"/>
        <w:category>
          <w:name w:val="General"/>
          <w:gallery w:val="placeholder"/>
        </w:category>
        <w:types>
          <w:type w:val="bbPlcHdr"/>
        </w:types>
        <w:behaviors>
          <w:behavior w:val="content"/>
        </w:behaviors>
        <w:guid w:val="{92999172-C82C-4279-A9E8-BF2F739F7E5D}"/>
      </w:docPartPr>
      <w:docPartBody>
        <w:p w:rsidR="002C7C4E" w:rsidRDefault="00192A22" w:rsidP="00192A22">
          <w:pPr>
            <w:pStyle w:val="647A66E7AA8F496B82F66042A9E4352C"/>
          </w:pPr>
          <w:r w:rsidRPr="000E1FF9">
            <w:rPr>
              <w:rStyle w:val="PlaceholderText"/>
            </w:rPr>
            <w:t>Click or tap here to enter text.</w:t>
          </w:r>
        </w:p>
      </w:docPartBody>
    </w:docPart>
    <w:docPart>
      <w:docPartPr>
        <w:name w:val="7BEAD56FD8BC4C08BB849193D74A1024"/>
        <w:category>
          <w:name w:val="General"/>
          <w:gallery w:val="placeholder"/>
        </w:category>
        <w:types>
          <w:type w:val="bbPlcHdr"/>
        </w:types>
        <w:behaviors>
          <w:behavior w:val="content"/>
        </w:behaviors>
        <w:guid w:val="{98F7C258-E539-4611-B702-268810852D7C}"/>
      </w:docPartPr>
      <w:docPartBody>
        <w:p w:rsidR="002C7C4E" w:rsidRDefault="00192A22" w:rsidP="00192A22">
          <w:pPr>
            <w:pStyle w:val="7BEAD56FD8BC4C08BB849193D74A1024"/>
          </w:pPr>
          <w:r w:rsidRPr="000E1FF9">
            <w:rPr>
              <w:rStyle w:val="PlaceholderText"/>
            </w:rPr>
            <w:t>Click or tap here to enter text.</w:t>
          </w:r>
        </w:p>
      </w:docPartBody>
    </w:docPart>
    <w:docPart>
      <w:docPartPr>
        <w:name w:val="A9EA17CEB45841C0AF228E0FCF5D8B01"/>
        <w:category>
          <w:name w:val="General"/>
          <w:gallery w:val="placeholder"/>
        </w:category>
        <w:types>
          <w:type w:val="bbPlcHdr"/>
        </w:types>
        <w:behaviors>
          <w:behavior w:val="content"/>
        </w:behaviors>
        <w:guid w:val="{F9DD753D-4CD4-4996-B965-00CCD924B25F}"/>
      </w:docPartPr>
      <w:docPartBody>
        <w:p w:rsidR="002C7C4E" w:rsidRDefault="00192A22" w:rsidP="00192A22">
          <w:pPr>
            <w:pStyle w:val="A9EA17CEB45841C0AF228E0FCF5D8B01"/>
          </w:pPr>
          <w:r w:rsidRPr="000E1FF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EC1ACEB-7F1E-407F-9507-51B763C2E785}"/>
      </w:docPartPr>
      <w:docPartBody>
        <w:p w:rsidR="002C7C4E" w:rsidRDefault="00192A22">
          <w:r w:rsidRPr="00830DC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A22"/>
    <w:rsid w:val="00192A22"/>
    <w:rsid w:val="002C7C4E"/>
    <w:rsid w:val="003A4123"/>
    <w:rsid w:val="004A3840"/>
    <w:rsid w:val="00525172"/>
    <w:rsid w:val="005822CF"/>
    <w:rsid w:val="00864E10"/>
    <w:rsid w:val="00882656"/>
    <w:rsid w:val="009653FE"/>
    <w:rsid w:val="009B1F5A"/>
    <w:rsid w:val="00A006AC"/>
    <w:rsid w:val="00C1425A"/>
    <w:rsid w:val="00CA5027"/>
    <w:rsid w:val="00D1155C"/>
    <w:rsid w:val="00E33DDB"/>
    <w:rsid w:val="00FF4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2A22"/>
    <w:rPr>
      <w:color w:val="666666"/>
    </w:rPr>
  </w:style>
  <w:style w:type="paragraph" w:customStyle="1" w:styleId="647A66E7AA8F496B82F66042A9E4352C">
    <w:name w:val="647A66E7AA8F496B82F66042A9E4352C"/>
    <w:rsid w:val="00192A22"/>
  </w:style>
  <w:style w:type="paragraph" w:customStyle="1" w:styleId="7BEAD56FD8BC4C08BB849193D74A1024">
    <w:name w:val="7BEAD56FD8BC4C08BB849193D74A1024"/>
    <w:rsid w:val="00192A22"/>
  </w:style>
  <w:style w:type="paragraph" w:customStyle="1" w:styleId="A9EA17CEB45841C0AF228E0FCF5D8B01">
    <w:name w:val="A9EA17CEB45841C0AF228E0FCF5D8B01"/>
    <w:rsid w:val="00192A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17A46F-3CAE-4C27-9935-F2A795A696E4}">
  <we:reference id="wa104382081" version="1.55.1.0" store="en-US" storeType="OMEX"/>
  <we:alternateReferences>
    <we:reference id="wa104382081" version="1.55.1.0" store="en-US" storeType="OMEX"/>
  </we:alternateReferences>
  <we:properties>
    <we:property name="MENDELEY_CITATIONS" value="[{&quot;citationID&quot;:&quot;MENDELEY_CITATION_4b478d2e-0f04-4c39-a07c-2a877f8eb5aa&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GI0NzhkMmUtMGYwNC00YzM5LWEwN2MtMmE4NzdmOGViNWFh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246927b5-814f-4e4d-882d-b9374c341f79&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&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45ac5fb8-c80f-4ee9-b218-24ed66fd0b0b&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&quot;,&quot;citationItems&quot;:[{&quot;id&quot;:&quot;b7fd52e1-dd4d-3f2f-b186-2cd8bb666c92&quot;,&quot;itemData&quot;:{&quot;type&quot;:&quot;article-journal&quot;,&quot;id&quot;:&quot;b7fd52e1-dd4d-3f2f-b186-2cd8bb666c92&quot;,&quot;title&quot;:&quot;A comparison of the power of the t test, Mann-Kendall and bootstrap tests for trend detection / Une comparaison de la puissance des tests t de Student, de Mann-Kendall et du bootstrap pour la détection de tendance&quot;,&quot;author&quot;:[{&quot;family&quot;:&quot;Yue&quot;,&quot;given&quot;:&quot;Sheng&quot;,&quot;parse-names&quot;:false,&quot;dropping-particle&quot;:&quot;&quot;,&quot;non-dropping-particle&quot;:&quot;&quot;},{&quot;family&quot;:&quot;Pilon&quot;,&quot;given&quot;:&quot;Paul&quot;,&quot;parse-names&quot;:false,&quot;dropping-particle&quot;:&quot;&quot;,&quot;non-dropping-particle&quot;:&quot;&quot;}],&quot;container-title&quot;:&quot;Hydrological Sciences Journal&quot;,&quot;DOI&quot;:&quot;10.1623/hysj.49.1.21.53996&quot;,&quot;ISSN&quot;:&quot;0262-6667&quot;,&quot;URL&quot;:&quot;https://www.tandfonline.com/doi/full/10.1623/hysj.49.1.21.53996&quot;,&quot;issued&quot;:{&quot;date-parts&quot;:[[2004,2,24]]},&quot;page&quot;:&quot;21-37&quot;,&quot;abstract&quot;:&quo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quot;,&quot;issue&quot;:&quot;1&quot;,&quot;volume&quot;:&quot;49&quot;,&quot;container-title-short&quot;:&quot;&quot;},&quot;isTemporary&quot;:false}]},{&quot;citationID&quot;:&quot;MENDELEY_CITATION_7888c87e-d9c6-4ac1-82d9-19fdd232ca5b&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zg4OGM4N2UtZDljNi00YWMxLTgyZDktMTlmZGQyMzJjYTViIiwicHJvcGVydGllcyI6eyJub3RlSW5kZXgiOjB9LCJpc0VkaXRlZCI6ZmFsc2UsIm1hbnVhbE92ZXJyaWRlIjp7ImlzTWFudWFsbHlPdmVycmlkZGVuIjpmYWxzZSwiY2l0ZXByb2NUZXh0IjoiPHN1cD4zPC9zdXA+IiwibWFudWFsT3ZlcnJpZGVUZXh0IjoiIn0sImNpdGF0aW9uSXRlbXMiOlt7ImlkIjoiYzg4NjE0MmMtYjhhMy0zOGRjLTk3M2QtMzc1Yjk5NzcxOWI4IiwiaXRlbURhdGEiOnsidHlwZSI6ImFydGljbGUtam91cm5hbCIsImlkIjoiYzg4NjE0MmMtYjhhMy0zOGRjLTk3M2QtMzc1Yjk5NzcxOWI4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&quot;,&quot;citationItems&quot;:[{&quot;id&quot;:&quot;c886142c-b8a3-38dc-973d-375b997719b8&quot;,&quot;itemData&quot;:{&quot;type&quot;:&quot;article-journal&quot;,&quot;id&quot;:&quot;c886142c-b8a3-38dc-973d-375b997719b8&quot;,&quot;title&quot;:&quot;Estimates of the Regression Coefficient Based on Kendall's Tau&quot;,&quot;author&quot;:[{&quot;family&quot;:&quot;Sen&quot;,&quot;given&quot;:&quot;Pranab Kumar&quot;,&quot;parse-names&quot;:false,&quot;dropping-particle&quot;:&quot;&quot;,&quot;non-dropping-particle&quot;:&quot;&quot;}],&quot;container-title&quot;:&quot;Journal of the American Statistical Association&quot;,&quot;container-title-short&quot;:&quot;J Am Stat Assoc&quot;,&quot;DOI&quot;:&quot;10.1080/01621459.1968.10480934&quot;,&quot;ISSN&quot;:&quot;0162-1459&quot;,&quot;URL&quot;:&quot;http://www.tandfonline.com/doi/abs/10.1080/01621459.1968.10480934&quot;,&quot;issued&quot;:{&quot;date-parts&quot;:[[1968,12]]},&quot;page&quot;:&quot;1379-1389&quot;,&quot;abstract&quot;:&quo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quot;,&quot;issue&quot;:&quot;324&quot;,&quot;volume&quot;:&quot;63&quot;},&quot;isTemporary&quot;:false}]},{&quot;citationID&quot;:&quot;MENDELEY_CITATION_bb62ae54-3ce5-4e02-bbc3-a214fd538b8b&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&quot;,&quot;citationItems&quot;:[{&quot;id&quot;:&quot;4c468db1-5737-3e96-b495-f654ba5e3da1&quot;,&quot;itemData&quot;:{&quot;type&quot;:&quot;article-journal&quot;,&quot;id&quot;:&quot;4c468db1-5737-3e96-b495-f654ba5e3da1&quot;,&quot;title&quot;:&quot;Generalized linear models for analyzing count data of rainfall occurrences&quot;,&quot;author&quot;:[{&quot;family&quot;:&quot;Sumi&quot;,&quot;given&quot;:&quot;Sharmin Nahar&quot;,&quot;parse-names&quot;:false,&quot;dropping-particle&quot;:&quot;&quot;,&quot;non-dropping-particle&quot;:&quot;&quot;},{&quot;family&quot;:&quot;Sinha&quot;,&quot;given&quot;:&quot;Narayan Chandra&quot;,&quot;parse-names&quot;:false,&quot;dropping-particle&quot;:&quot;&quot;,&quot;non-dropping-particle&quot;:&quot;&quot;},{&quot;family&quot;:&quot;Islam&quot;,&quot;given&quot;:&quot;M. Ataharul&quot;,&quot;parse-names&quot;:false,&quot;dropping-particle&quot;:&quot;&quot;,&quot;non-dropping-particle&quot;:&quot;&quot;}],&quot;container-title&quot;:&quot;SN Applied Sciences&quot;,&quot;container-title-short&quot;:&quot;SN Appl Sci&quot;,&quot;DOI&quot;:&quot;10.1007/s42452-021-04467-x&quot;,&quot;ISSN&quot;:&quot;2523-3963&quot;,&quot;issued&quot;:{&quot;date-parts&quot;:[[2021,4,20]]},&quot;page&quot;:&quot;481&quot;,&quot;abstract&quot;:&quot;&lt;p&gt;Having the adequate knowledge about the behavior of climatic variables on the occurrences of rainfall is needed to the country’s economists and agriculturists for saving the country’s people from the devastating natural hazards like flash flood, drought, heavy rainfall, etc. Therefore, the study has been taken initiative to identify the influence of climatic variables for the occurrences of rainfall. The study has been developed generalized linear models (GLMs) for Poisson distribution for weekly and fortnightly count data of daily rainfall occurrences for the summer and monsoon seasons for five regional rainfall stations of Bangladesh. For these models, minimum and maximum temperatures and relative humidity are considered as explanatory variables. For five regional rainfall stations, the model selection procedures AIC and BIC indicate that the GLMs for the Poisson distribution satisfactorily explain the influence of climatic variables for the fortnightly occurrences of rainfall in the summer and monsoon seasons. The GLMs for the summer season of fortnightly occurrences of rainfall indicate that if one unit of relative humidity increases, then the probability of rainy days will be increased by 12 percent in Feni station, 6 percent in Sylhet, Khulna and Rajshahi stations, and 7 percent in Dhaka station. Besides, the GLMs for the monsoon season of fortnightly occurrences of rainfall indicate that if one unit increases of minimum temperature, then the probability of rainy days will be increased by 22 percent, 19 percent, 24 percent, 17 percent and 19 percent in Feni, Sylhet, Khulna, Rajshahi and Dhaka stations, respectively. Further, maximum temperature indicates negative influence on the occurrences of rainfall for all the stations and seasons of the period. The study indicates that the relative humidity for summer season and minimum temperature for monsoon season play remarkable role for changing fortnightly occurrences of rainfall in all the regions of the country.&lt;/p&gt;&quot;,&quot;issue&quot;:&quot;4&quot;,&quot;volume&quot;:&quot;3&quot;},&quot;isTemporary&quot;:false}]},{&quot;citationID&quot;:&quot;MENDELEY_CITATION_8b5b2f98-2740-4a47-83ba-382ee63e456c&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&quot;,&quot;citationItems&quot;:[{&quot;id&quot;:&quot;328076d9-15ee-31be-a7c6-e17751e3d667&quot;,&quot;itemData&quot;:{&quot;type&quot;:&quot;patent&quot;,&quot;id&quot;:&quot;328076d9-15ee-31be-a7c6-e17751e3d667&quot;,&quot;title&quot;:&quot;R: A language and environment for statistical computing. Vienna, Austria. URL https://www.R-project.org/.&quot;,&quot;author&quot;:[{&quot;family&quot;:&quot;R Core Team&quot;,&quot;given&quot;:&quot;&quot;,&quot;parse-names&quot;:false,&quot;dropping-particle&quot;:&quot;&quot;,&quot;non-dropping-particle&quot;:&quot;&quot;}],&quot;issued&quot;:{&quot;date-parts&quot;:[[2022]]},&quot;publisher-place&quot;:&quot;Austria&quot;,&quot;container-title-short&quot;:&quot;&quot;},&quot;isTemporary&quot;:false}]}]"/>
    <we:property name="MENDELEY_CITATIONS_LOCALE_CODE" value="&quot;en-GB&quot;"/>
    <we:property name="MENDELEY_CITATIONS_STYLE" value="{&quot;id&quot;:&quot;https://raw.githubusercontent.com/citation-style-language/styles/master/the-lancet.csl&quot;,&quot;title&quot;:&quot;The Lancet&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017E5-FDC9-4B14-BF53-3A7D10504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14</Pages>
  <Words>2016</Words>
  <Characters>10607</Characters>
  <Application>Microsoft Office Word</Application>
  <DocSecurity>0</DocSecurity>
  <Lines>482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83</cp:revision>
  <dcterms:created xsi:type="dcterms:W3CDTF">2024-10-27T19:08:00Z</dcterms:created>
  <dcterms:modified xsi:type="dcterms:W3CDTF">2024-11-01T14:55:00Z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05c15b6671489c7cf452adcbb9024e30f2087173ac26e042240bf5eaadbc39ce</vt:lpwstr>
  </property>
</Properties>
</file>