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71A5" w14:textId="30075747" w:rsidR="00131E52" w:rsidRPr="001135C5" w:rsidRDefault="00131E52"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Methods:</w:t>
      </w:r>
    </w:p>
    <w:p w14:paraId="45FD153D" w14:textId="77777777" w:rsidR="003525EB" w:rsidRPr="001135C5" w:rsidRDefault="003525EB" w:rsidP="008E4BE5">
      <w:pPr>
        <w:jc w:val="both"/>
        <w:rPr>
          <w:rFonts w:ascii="Times New Roman" w:hAnsi="Times New Roman" w:cs="Times New Roman"/>
          <w:b/>
          <w:bCs/>
          <w:sz w:val="24"/>
          <w:szCs w:val="24"/>
        </w:rPr>
      </w:pPr>
    </w:p>
    <w:p w14:paraId="4E02188F" w14:textId="77777777" w:rsidR="003525EB" w:rsidRPr="001135C5" w:rsidRDefault="003525EB" w:rsidP="008E4BE5">
      <w:pPr>
        <w:spacing w:line="48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Variables</w:t>
      </w:r>
    </w:p>
    <w:p w14:paraId="409CB905" w14:textId="0CA57BC7" w:rsidR="003525EB" w:rsidRPr="001135C5" w:rsidRDefault="003525EB" w:rsidP="008E4BE5">
      <w:pPr>
        <w:spacing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The monthly number of </w:t>
      </w:r>
      <w:r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was used as the primary outcome variable. </w:t>
      </w:r>
      <w:r w:rsidRPr="001135C5">
        <w:rPr>
          <w:rFonts w:ascii="Times New Roman" w:hAnsi="Times New Roman" w:cs="Times New Roman"/>
          <w:sz w:val="24"/>
          <w:szCs w:val="24"/>
        </w:rPr>
        <w:t>ARV, MDV, and t</w:t>
      </w:r>
      <w:r w:rsidRPr="001135C5">
        <w:rPr>
          <w:rFonts w:ascii="Times New Roman" w:hAnsi="Times New Roman" w:cs="Times New Roman"/>
          <w:sz w:val="24"/>
          <w:szCs w:val="24"/>
        </w:rPr>
        <w:t>wo climatic variables- temperature and rainfall</w:t>
      </w:r>
      <w:r w:rsidRPr="001135C5">
        <w:rPr>
          <w:rFonts w:ascii="Times New Roman" w:hAnsi="Times New Roman" w:cs="Times New Roman"/>
          <w:sz w:val="24"/>
          <w:szCs w:val="24"/>
        </w:rPr>
        <w:t>, and season (Pre-monsoon, Rainy, and Winter)</w:t>
      </w:r>
      <w:r w:rsidRPr="001135C5">
        <w:rPr>
          <w:rFonts w:ascii="Times New Roman" w:hAnsi="Times New Roman" w:cs="Times New Roman"/>
          <w:sz w:val="24"/>
          <w:szCs w:val="24"/>
        </w:rPr>
        <w:t xml:space="preserve"> are used as the covariates for the regression analysis. </w:t>
      </w:r>
    </w:p>
    <w:p w14:paraId="5772D399" w14:textId="77777777" w:rsidR="003525EB" w:rsidRPr="001135C5" w:rsidRDefault="003525EB" w:rsidP="008E4BE5">
      <w:pPr>
        <w:spacing w:line="48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Statistical analysis</w:t>
      </w:r>
    </w:p>
    <w:p w14:paraId="1DFB11A9" w14:textId="18B726EA" w:rsidR="003629CC"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We analyzed the monthly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incidence</w:t>
      </w:r>
      <w:r w:rsidR="003629CC" w:rsidRPr="001135C5">
        <w:rPr>
          <w:rFonts w:ascii="Times New Roman" w:hAnsi="Times New Roman" w:cs="Times New Roman"/>
          <w:sz w:val="24"/>
          <w:szCs w:val="24"/>
        </w:rPr>
        <w:t>, ARV, MDV</w:t>
      </w:r>
      <w:r w:rsidRPr="001135C5">
        <w:rPr>
          <w:rFonts w:ascii="Times New Roman" w:hAnsi="Times New Roman" w:cs="Times New Roman"/>
          <w:sz w:val="24"/>
          <w:szCs w:val="24"/>
        </w:rPr>
        <w:t xml:space="preserve"> and meteorological data for the period of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In the first stage, descriptive analysis was conducted to determine the characteristics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and deaths with mean, and standard deviation in each year and each month for the entire period. Then, we compared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t>
      </w:r>
      <w:r w:rsidR="003629CC" w:rsidRPr="001135C5">
        <w:rPr>
          <w:rFonts w:ascii="Times New Roman" w:hAnsi="Times New Roman" w:cs="Times New Roman"/>
          <w:sz w:val="24"/>
          <w:szCs w:val="24"/>
        </w:rPr>
        <w:t>ARV</w:t>
      </w:r>
      <w:r w:rsidRPr="001135C5">
        <w:rPr>
          <w:rFonts w:ascii="Times New Roman" w:hAnsi="Times New Roman" w:cs="Times New Roman"/>
          <w:sz w:val="24"/>
          <w:szCs w:val="24"/>
        </w:rPr>
        <w:t xml:space="preserve">, </w:t>
      </w:r>
      <w:r w:rsidR="003629CC" w:rsidRPr="001135C5">
        <w:rPr>
          <w:rFonts w:ascii="Times New Roman" w:hAnsi="Times New Roman" w:cs="Times New Roman"/>
          <w:sz w:val="24"/>
          <w:szCs w:val="24"/>
        </w:rPr>
        <w:t xml:space="preserve">MDV, </w:t>
      </w:r>
      <w:r w:rsidRPr="001135C5">
        <w:rPr>
          <w:rFonts w:ascii="Times New Roman" w:hAnsi="Times New Roman" w:cs="Times New Roman"/>
          <w:sz w:val="24"/>
          <w:szCs w:val="24"/>
        </w:rPr>
        <w:t xml:space="preserve">and weather parameters in </w:t>
      </w:r>
      <w:r w:rsidR="003629CC" w:rsidRPr="001135C5">
        <w:rPr>
          <w:rFonts w:ascii="Times New Roman" w:hAnsi="Times New Roman" w:cs="Times New Roman"/>
          <w:sz w:val="24"/>
          <w:szCs w:val="24"/>
        </w:rPr>
        <w:t xml:space="preserve">before and after </w:t>
      </w:r>
      <w:r w:rsidR="003629CC" w:rsidRPr="001135C5">
        <w:rPr>
          <w:rFonts w:ascii="Times New Roman" w:hAnsi="Times New Roman" w:cs="Times New Roman"/>
          <w:sz w:val="24"/>
          <w:szCs w:val="24"/>
        </w:rPr>
        <w:t>large scale rabies control initiative</w:t>
      </w:r>
      <w:r w:rsidRPr="001135C5">
        <w:rPr>
          <w:rFonts w:ascii="Times New Roman" w:hAnsi="Times New Roman" w:cs="Times New Roman"/>
          <w:sz w:val="24"/>
          <w:szCs w:val="24"/>
        </w:rPr>
        <w:t xml:space="preserve">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-201</w:t>
      </w:r>
      <w:r w:rsidR="003629CC" w:rsidRPr="001135C5">
        <w:rPr>
          <w:rFonts w:ascii="Times New Roman" w:hAnsi="Times New Roman" w:cs="Times New Roman"/>
          <w:sz w:val="24"/>
          <w:szCs w:val="24"/>
        </w:rPr>
        <w:t>3</w:t>
      </w:r>
      <w:r w:rsidRPr="001135C5">
        <w:rPr>
          <w:rFonts w:ascii="Times New Roman" w:hAnsi="Times New Roman" w:cs="Times New Roman"/>
          <w:sz w:val="24"/>
          <w:szCs w:val="24"/>
        </w:rPr>
        <w:t xml:space="preserve"> and 201</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using paired sample t-test. </w:t>
      </w:r>
      <w:r w:rsidR="003629CC" w:rsidRPr="001135C5">
        <w:rPr>
          <w:rFonts w:ascii="Times New Roman" w:hAnsi="Times New Roman" w:cs="Times New Roman"/>
          <w:sz w:val="24"/>
          <w:szCs w:val="24"/>
        </w:rPr>
        <w:t xml:space="preserve">Then, we compared rabies cases, ARV, MDV, and weather parameters in </w:t>
      </w:r>
      <w:r w:rsidR="003629CC" w:rsidRPr="001135C5">
        <w:rPr>
          <w:rFonts w:ascii="Times New Roman" w:hAnsi="Times New Roman" w:cs="Times New Roman"/>
          <w:sz w:val="24"/>
          <w:szCs w:val="24"/>
        </w:rPr>
        <w:t xml:space="preserve">three major season of Bangladesh </w:t>
      </w:r>
      <w:r w:rsidR="003629CC" w:rsidRPr="001135C5">
        <w:rPr>
          <w:rFonts w:ascii="Times New Roman" w:hAnsi="Times New Roman" w:cs="Times New Roman"/>
          <w:sz w:val="24"/>
          <w:szCs w:val="24"/>
        </w:rPr>
        <w:t>(Pre-monsoon, Rainy, and Winter) using</w:t>
      </w:r>
      <w:r w:rsidR="003629CC" w:rsidRPr="001135C5">
        <w:rPr>
          <w:rFonts w:ascii="Times New Roman" w:hAnsi="Times New Roman" w:cs="Times New Roman"/>
          <w:sz w:val="24"/>
          <w:szCs w:val="24"/>
        </w:rPr>
        <w:t xml:space="preserve"> ANOVA test</w:t>
      </w:r>
      <w:r w:rsidR="003629CC" w:rsidRPr="001135C5">
        <w:rPr>
          <w:rFonts w:ascii="Times New Roman" w:hAnsi="Times New Roman" w:cs="Times New Roman"/>
          <w:sz w:val="24"/>
          <w:szCs w:val="24"/>
        </w:rPr>
        <w:t>.</w:t>
      </w:r>
    </w:p>
    <w:p w14:paraId="6B2C8C2A" w14:textId="4AFB956C"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Next, we calculated the monthly growth factor (GF)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by dividing the number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reported in each month by the number of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reported in the previous month and repeating this process for each month from 200</w:t>
      </w:r>
      <w:r w:rsidR="003629CC" w:rsidRPr="001135C5">
        <w:rPr>
          <w:rFonts w:ascii="Times New Roman" w:hAnsi="Times New Roman" w:cs="Times New Roman"/>
          <w:sz w:val="24"/>
          <w:szCs w:val="24"/>
        </w:rPr>
        <w:t>6</w:t>
      </w:r>
      <w:r w:rsidRPr="001135C5">
        <w:rPr>
          <w:rFonts w:ascii="Times New Roman" w:hAnsi="Times New Roman" w:cs="Times New Roman"/>
          <w:sz w:val="24"/>
          <w:szCs w:val="24"/>
        </w:rPr>
        <w:t xml:space="preserve"> to 202</w:t>
      </w:r>
      <w:r w:rsidR="003629CC" w:rsidRPr="001135C5">
        <w:rPr>
          <w:rFonts w:ascii="Times New Roman" w:hAnsi="Times New Roman" w:cs="Times New Roman"/>
          <w:sz w:val="24"/>
          <w:szCs w:val="24"/>
        </w:rPr>
        <w:t>4</w:t>
      </w:r>
      <w:r w:rsidRPr="001135C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1664360608"/>
          <w:placeholder>
            <w:docPart w:val="647A66E7AA8F496B82F66042A9E4352C"/>
          </w:placeholder>
        </w:sdtPr>
        <w:sdtContent>
          <w:r w:rsidR="001135C5" w:rsidRPr="001135C5">
            <w:rPr>
              <w:rFonts w:ascii="Times New Roman" w:hAnsi="Times New Roman" w:cs="Times New Roman"/>
              <w:color w:val="000000"/>
              <w:sz w:val="24"/>
              <w:szCs w:val="24"/>
              <w:vertAlign w:val="superscript"/>
            </w:rPr>
            <w:t>1</w:t>
          </w:r>
        </w:sdtContent>
      </w:sdt>
      <w:r w:rsidRPr="001135C5">
        <w:rPr>
          <w:rFonts w:ascii="Times New Roman" w:hAnsi="Times New Roman" w:cs="Times New Roman"/>
          <w:sz w:val="24"/>
          <w:szCs w:val="24"/>
        </w:rPr>
        <w:t>. The formula for the growth factor can be given by</w:t>
      </w:r>
    </w:p>
    <w:p w14:paraId="270A2391" w14:textId="77777777" w:rsidR="003525EB" w:rsidRPr="001135C5" w:rsidRDefault="003525EB" w:rsidP="008E4BE5">
      <w:pPr>
        <w:spacing w:line="480" w:lineRule="auto"/>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B033257" w14:textId="77777777" w:rsidR="003525EB" w:rsidRPr="001135C5" w:rsidRDefault="003525EB" w:rsidP="008E4BE5">
      <w:pPr>
        <w:spacing w:after="0" w:line="480" w:lineRule="auto"/>
        <w:jc w:val="both"/>
        <w:rPr>
          <w:rFonts w:ascii="Times New Roman" w:eastAsiaTheme="minorEastAsia" w:hAnsi="Times New Roman" w:cs="Times New Roman"/>
          <w:sz w:val="24"/>
          <w:szCs w:val="24"/>
        </w:rPr>
      </w:pPr>
    </w:p>
    <w:p w14:paraId="79DF910C" w14:textId="58504EAA"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1135C5">
        <w:rPr>
          <w:rFonts w:ascii="Times New Roman" w:hAnsi="Times New Roman" w:cs="Times New Roman"/>
          <w:sz w:val="24"/>
          <w:szCs w:val="24"/>
        </w:rPr>
        <w:t xml:space="preserve"> indicates the number of </w:t>
      </w:r>
      <w:r w:rsidR="00326C06"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in </w:t>
      </w:r>
      <m:oMath>
        <m:r>
          <w:rPr>
            <w:rFonts w:ascii="Cambria Math" w:hAnsi="Cambria Math" w:cs="Times New Roman"/>
            <w:sz w:val="24"/>
            <w:szCs w:val="24"/>
          </w:rPr>
          <m:t>t</m:t>
        </m:r>
      </m:oMath>
      <w:r w:rsidRPr="001135C5">
        <w:rPr>
          <w:rFonts w:ascii="Times New Roman" w:eastAsiaTheme="minorEastAsia" w:hAnsi="Times New Roman" w:cs="Times New Roman"/>
          <w:sz w:val="24"/>
          <w:szCs w:val="24"/>
          <w:vertAlign w:val="superscript"/>
        </w:rPr>
        <w:t>th</w:t>
      </w:r>
      <w:r w:rsidRPr="001135C5">
        <w:rPr>
          <w:rFonts w:ascii="Times New Roman" w:eastAsiaTheme="minorEastAsia" w:hAnsi="Times New Roman" w:cs="Times New Roman"/>
          <w:sz w:val="24"/>
          <w:szCs w:val="24"/>
        </w:rPr>
        <w:t xml:space="preserve"> </w:t>
      </w:r>
      <w:r w:rsidRPr="001135C5">
        <w:rPr>
          <w:rFonts w:ascii="Times New Roman" w:hAnsi="Times New Roman" w:cs="Times New Roman"/>
          <w:sz w:val="24"/>
          <w:szCs w:val="24"/>
        </w:rPr>
        <w:t xml:space="preserve">month. To avoid the occurrence of zeros in some months, we added 1 to the total number of cases for each month. This allows us to obtain a </w:t>
      </w:r>
      <w:r w:rsidRPr="001135C5">
        <w:rPr>
          <w:rFonts w:ascii="Times New Roman" w:hAnsi="Times New Roman" w:cs="Times New Roman"/>
          <w:sz w:val="24"/>
          <w:szCs w:val="24"/>
        </w:rPr>
        <w:lastRenderedPageBreak/>
        <w:t xml:space="preserve">real-valued measurement of the GF for the above equation. The distribution of GF was skewed; therefore, we used the first natural log transformation before the data was further examined. However, we have also performed a reverse </w:t>
      </w:r>
      <w:r w:rsidRPr="001135C5">
        <w:rPr>
          <w:rFonts w:ascii="Times New Roman" w:hAnsi="Times New Roman" w:cs="Times New Roman"/>
          <w:color w:val="2E2E2E"/>
          <w:sz w:val="24"/>
          <w:szCs w:val="24"/>
        </w:rPr>
        <w:t>transformation of the log (GF) values by exponentiating values to convert them to the original scale for ease of interpretation</w:t>
      </w:r>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353422140"/>
          <w:placeholder>
            <w:docPart w:val="647A66E7AA8F496B82F66042A9E4352C"/>
          </w:placeholder>
        </w:sdtPr>
        <w:sdtContent>
          <w:r w:rsidR="001135C5" w:rsidRPr="001135C5">
            <w:rPr>
              <w:rFonts w:ascii="Times New Roman" w:hAnsi="Times New Roman" w:cs="Times New Roman"/>
              <w:color w:val="000000"/>
              <w:sz w:val="24"/>
              <w:szCs w:val="24"/>
              <w:vertAlign w:val="superscript"/>
            </w:rPr>
            <w:t>1</w:t>
          </w:r>
        </w:sdtContent>
      </w:sdt>
      <w:r w:rsidRPr="001135C5">
        <w:rPr>
          <w:rFonts w:ascii="Times New Roman" w:hAnsi="Times New Roman" w:cs="Times New Roman"/>
          <w:color w:val="2E2E2E"/>
          <w:sz w:val="24"/>
          <w:szCs w:val="24"/>
        </w:rPr>
        <w:t>. </w:t>
      </w:r>
      <w:r w:rsidR="008E4BE5" w:rsidRPr="001135C5">
        <w:rPr>
          <w:rFonts w:ascii="Times New Roman" w:hAnsi="Times New Roman" w:cs="Times New Roman"/>
          <w:sz w:val="24"/>
          <w:szCs w:val="24"/>
        </w:rPr>
        <w:t xml:space="preserve"> </w:t>
      </w:r>
      <w:r w:rsidRPr="001135C5">
        <w:rPr>
          <w:rFonts w:ascii="Times New Roman" w:hAnsi="Times New Roman" w:cs="Times New Roman"/>
          <w:sz w:val="24"/>
          <w:szCs w:val="24"/>
        </w:rPr>
        <w:t xml:space="preserve">We also conducted a Mann-Kendall (M-K) trend analysis to determine possible upward or downward trends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
          <w:id w:val="-1183121360"/>
          <w:placeholder>
            <w:docPart w:val="7BEAD56FD8BC4C08BB849193D74A1024"/>
          </w:placeholder>
        </w:sdtPr>
        <w:sdtContent>
          <w:r w:rsidR="001135C5" w:rsidRPr="001135C5">
            <w:rPr>
              <w:rFonts w:ascii="Times New Roman" w:eastAsia="Times New Roman" w:hAnsi="Times New Roman" w:cs="Times New Roman"/>
              <w:color w:val="000000"/>
              <w:sz w:val="24"/>
              <w:szCs w:val="24"/>
              <w:vertAlign w:val="superscript"/>
            </w:rPr>
            <w:t>2</w:t>
          </w:r>
        </w:sdtContent>
      </w:sdt>
      <w:r w:rsidRPr="001135C5">
        <w:rPr>
          <w:rFonts w:ascii="Times New Roman" w:hAnsi="Times New Roman" w:cs="Times New Roman"/>
          <w:sz w:val="24"/>
          <w:szCs w:val="24"/>
        </w:rPr>
        <w:t xml:space="preserve">. We also performed the Sen's slope test to assess variations in annual </w:t>
      </w:r>
      <w:r w:rsidR="003629CC"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
          <w:id w:val="-65792902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3</w:t>
          </w:r>
        </w:sdtContent>
      </w:sdt>
      <w:r w:rsidRPr="001135C5">
        <w:rPr>
          <w:rFonts w:ascii="Times New Roman" w:hAnsi="Times New Roman" w:cs="Times New Roman"/>
          <w:sz w:val="24"/>
          <w:szCs w:val="24"/>
        </w:rPr>
        <w:t>.</w:t>
      </w:r>
    </w:p>
    <w:p w14:paraId="10CC657C" w14:textId="77777777" w:rsidR="003525EB" w:rsidRPr="001135C5" w:rsidRDefault="003525EB" w:rsidP="008E4BE5">
      <w:pPr>
        <w:spacing w:after="0" w:line="480" w:lineRule="auto"/>
        <w:jc w:val="both"/>
        <w:rPr>
          <w:rFonts w:ascii="Times New Roman" w:hAnsi="Times New Roman" w:cs="Times New Roman"/>
          <w:sz w:val="24"/>
          <w:szCs w:val="24"/>
        </w:rPr>
      </w:pPr>
    </w:p>
    <w:p w14:paraId="0C5DFDB9" w14:textId="7B9D1076" w:rsidR="003525EB" w:rsidRPr="001135C5" w:rsidRDefault="003525EB" w:rsidP="008E4BE5">
      <w:pPr>
        <w:spacing w:after="0" w:line="480" w:lineRule="auto"/>
        <w:jc w:val="both"/>
        <w:rPr>
          <w:rFonts w:ascii="Times New Roman" w:hAnsi="Times New Roman" w:cs="Times New Roman"/>
          <w:sz w:val="24"/>
          <w:szCs w:val="24"/>
        </w:rPr>
      </w:pPr>
      <w:r w:rsidRPr="001135C5">
        <w:rPr>
          <w:rFonts w:ascii="Times New Roman" w:hAnsi="Times New Roman" w:cs="Times New Roman"/>
          <w:sz w:val="24"/>
          <w:szCs w:val="24"/>
        </w:rPr>
        <w:t xml:space="preserve">We, then used a time series count generalized linear model (GLM), more specifically, a time-series Poisson regression model to determine whether the climatic factors were associated with the </w:t>
      </w:r>
      <w:r w:rsidR="008E4BE5"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over time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A9EA17CEB45841C0AF228E0FCF5D8B01"/>
          </w:placeholder>
        </w:sdtPr>
        <w:sdtContent>
          <w:r w:rsidR="001135C5" w:rsidRPr="001135C5">
            <w:rPr>
              <w:rFonts w:ascii="Times New Roman" w:hAnsi="Times New Roman" w:cs="Times New Roman"/>
              <w:color w:val="000000"/>
              <w:sz w:val="24"/>
              <w:szCs w:val="24"/>
              <w:vertAlign w:val="superscript"/>
            </w:rPr>
            <w:t>4</w:t>
          </w:r>
        </w:sdtContent>
      </w:sdt>
      <w:r w:rsidRPr="001135C5">
        <w:rPr>
          <w:rFonts w:ascii="Times New Roman" w:hAnsi="Times New Roman" w:cs="Times New Roman"/>
          <w:sz w:val="24"/>
          <w:szCs w:val="24"/>
        </w:rPr>
        <w:t xml:space="preserve">. The non-normality, heteroscedasticity, and non-linearity that characterize count data can be fitted easily using GLMs. The time-series observations may possess autocorrelation and they might be nonnegative integers, and thus GLM is useful in overcoming both issues [20, 21, 22]. Monthly </w:t>
      </w:r>
      <w:r w:rsidR="00326C06"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were utilized as the outcome variable in this model, along with data from the Bangladesh Meteorological Department (BMD) on temperature and rainfall. We used the statistical program RStudio, version 3.5.2.2 for the analyses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647A66E7AA8F496B82F66042A9E4352C"/>
          </w:placeholder>
        </w:sdtPr>
        <w:sdtContent>
          <w:r w:rsidR="001135C5" w:rsidRPr="001135C5">
            <w:rPr>
              <w:rFonts w:ascii="Times New Roman" w:hAnsi="Times New Roman" w:cs="Times New Roman"/>
              <w:color w:val="000000"/>
              <w:sz w:val="24"/>
              <w:szCs w:val="24"/>
              <w:vertAlign w:val="superscript"/>
            </w:rPr>
            <w:t>5</w:t>
          </w:r>
        </w:sdtContent>
      </w:sdt>
      <w:r w:rsidRPr="001135C5">
        <w:rPr>
          <w:rFonts w:ascii="Times New Roman" w:hAnsi="Times New Roman" w:cs="Times New Roman"/>
          <w:sz w:val="24"/>
          <w:szCs w:val="24"/>
        </w:rPr>
        <w:t>.</w:t>
      </w:r>
    </w:p>
    <w:p w14:paraId="2E3C45EE" w14:textId="77777777" w:rsidR="003525EB" w:rsidRPr="001135C5" w:rsidRDefault="003525EB" w:rsidP="008E4BE5">
      <w:pPr>
        <w:jc w:val="both"/>
        <w:rPr>
          <w:rFonts w:ascii="Times New Roman" w:hAnsi="Times New Roman" w:cs="Times New Roman"/>
          <w:b/>
          <w:bCs/>
          <w:sz w:val="24"/>
          <w:szCs w:val="24"/>
        </w:rPr>
      </w:pPr>
    </w:p>
    <w:p w14:paraId="77232893" w14:textId="77777777" w:rsidR="00131E52" w:rsidRPr="001135C5" w:rsidRDefault="00131E52" w:rsidP="008E4BE5">
      <w:pPr>
        <w:jc w:val="both"/>
        <w:rPr>
          <w:rFonts w:ascii="Times New Roman" w:hAnsi="Times New Roman" w:cs="Times New Roman"/>
          <w:b/>
          <w:bCs/>
          <w:sz w:val="24"/>
          <w:szCs w:val="24"/>
        </w:rPr>
      </w:pPr>
    </w:p>
    <w:p w14:paraId="12F5E6D6" w14:textId="77777777" w:rsidR="00D228C8" w:rsidRPr="001135C5" w:rsidRDefault="00D228C8">
      <w:pPr>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00DC0121" w14:textId="48E4F774" w:rsidR="00131E52" w:rsidRPr="001135C5" w:rsidRDefault="00131E52"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Results:</w:t>
      </w:r>
    </w:p>
    <w:p w14:paraId="63F2794D" w14:textId="77777777" w:rsidR="00131E52" w:rsidRPr="001135C5" w:rsidRDefault="00131E52" w:rsidP="008E4BE5">
      <w:pPr>
        <w:jc w:val="both"/>
        <w:rPr>
          <w:rFonts w:ascii="Times New Roman" w:hAnsi="Times New Roman" w:cs="Times New Roman"/>
          <w:b/>
          <w:bCs/>
          <w:sz w:val="24"/>
          <w:szCs w:val="24"/>
        </w:rPr>
      </w:pPr>
    </w:p>
    <w:p w14:paraId="53DD9BEB" w14:textId="545CBB33" w:rsidR="002455D5" w:rsidRPr="001135C5" w:rsidRDefault="00255030"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Table 1: Comparison of rabies cases, ARV, MDV, and weather parameters between the before large scale</w:t>
      </w:r>
      <w:r w:rsidR="003D120C" w:rsidRPr="001135C5">
        <w:rPr>
          <w:rFonts w:ascii="Times New Roman" w:hAnsi="Times New Roman" w:cs="Times New Roman"/>
          <w:b/>
          <w:bCs/>
          <w:sz w:val="24"/>
          <w:szCs w:val="24"/>
        </w:rPr>
        <w:t xml:space="preserve"> rabies control initiative</w:t>
      </w:r>
      <w:r w:rsidRPr="001135C5">
        <w:rPr>
          <w:rFonts w:ascii="Times New Roman" w:hAnsi="Times New Roman" w:cs="Times New Roman"/>
          <w:b/>
          <w:bCs/>
          <w:sz w:val="24"/>
          <w:szCs w:val="24"/>
        </w:rPr>
        <w:t xml:space="preserve"> (2006–2013) and after large scale </w:t>
      </w:r>
      <w:r w:rsidR="003D120C" w:rsidRPr="001135C5">
        <w:rPr>
          <w:rFonts w:ascii="Times New Roman" w:hAnsi="Times New Roman" w:cs="Times New Roman"/>
          <w:b/>
          <w:bCs/>
          <w:sz w:val="24"/>
          <w:szCs w:val="24"/>
        </w:rPr>
        <w:t xml:space="preserve">rabies control initiative </w:t>
      </w:r>
      <w:r w:rsidRPr="001135C5">
        <w:rPr>
          <w:rFonts w:ascii="Times New Roman" w:hAnsi="Times New Roman" w:cs="Times New Roman"/>
          <w:b/>
          <w:bCs/>
          <w:sz w:val="24"/>
          <w:szCs w:val="24"/>
        </w:rPr>
        <w:t>(201</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–202</w:t>
      </w:r>
      <w:r w:rsidR="007219C5" w:rsidRPr="001135C5">
        <w:rPr>
          <w:rFonts w:ascii="Times New Roman" w:hAnsi="Times New Roman" w:cs="Times New Roman"/>
          <w:b/>
          <w:bCs/>
          <w:sz w:val="24"/>
          <w:szCs w:val="24"/>
        </w:rPr>
        <w:t>4</w:t>
      </w:r>
      <w:r w:rsidRPr="001135C5">
        <w:rPr>
          <w:rFonts w:ascii="Times New Roman" w:hAnsi="Times New Roman" w:cs="Times New Roman"/>
          <w:b/>
          <w:bCs/>
          <w:sz w:val="24"/>
          <w:szCs w:val="24"/>
        </w:rPr>
        <w:t>)</w:t>
      </w:r>
      <w:r w:rsidR="00B123F2" w:rsidRPr="001135C5">
        <w:rPr>
          <w:rFonts w:ascii="Times New Roman" w:hAnsi="Times New Roman" w:cs="Times New Roman"/>
          <w:b/>
          <w:bCs/>
          <w:sz w:val="24"/>
          <w:szCs w:val="24"/>
        </w:rPr>
        <w:t xml:space="preserve"> </w:t>
      </w:r>
      <w:r w:rsidRPr="001135C5">
        <w:rPr>
          <w:rFonts w:ascii="Times New Roman" w:hAnsi="Times New Roman" w:cs="Times New Roman"/>
          <w:b/>
          <w:bCs/>
          <w:sz w:val="24"/>
          <w:szCs w:val="24"/>
        </w:rPr>
        <w:t>in Bangladesh</w:t>
      </w:r>
    </w:p>
    <w:tbl>
      <w:tblPr>
        <w:tblStyle w:val="TableGrid"/>
        <w:tblW w:w="0" w:type="auto"/>
        <w:tblLook w:val="04A0" w:firstRow="1" w:lastRow="0" w:firstColumn="1" w:lastColumn="0" w:noHBand="0" w:noVBand="1"/>
      </w:tblPr>
      <w:tblGrid>
        <w:gridCol w:w="1795"/>
        <w:gridCol w:w="1926"/>
        <w:gridCol w:w="1927"/>
        <w:gridCol w:w="1905"/>
        <w:gridCol w:w="1797"/>
      </w:tblGrid>
      <w:tr w:rsidR="00255030" w:rsidRPr="001135C5" w14:paraId="0A05D93E" w14:textId="77777777" w:rsidTr="009F3155">
        <w:tc>
          <w:tcPr>
            <w:tcW w:w="1795" w:type="dxa"/>
          </w:tcPr>
          <w:p w14:paraId="65FE1CCE" w14:textId="77777777" w:rsidR="00255030" w:rsidRPr="001135C5" w:rsidRDefault="00255030" w:rsidP="008E4BE5">
            <w:pPr>
              <w:jc w:val="both"/>
              <w:rPr>
                <w:rFonts w:ascii="Times New Roman" w:hAnsi="Times New Roman" w:cs="Times New Roman"/>
                <w:sz w:val="24"/>
                <w:szCs w:val="24"/>
              </w:rPr>
            </w:pPr>
          </w:p>
        </w:tc>
        <w:tc>
          <w:tcPr>
            <w:tcW w:w="1926" w:type="dxa"/>
          </w:tcPr>
          <w:p w14:paraId="60A3FE86"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2006-2013</w:t>
            </w:r>
          </w:p>
        </w:tc>
        <w:tc>
          <w:tcPr>
            <w:tcW w:w="1927" w:type="dxa"/>
          </w:tcPr>
          <w:p w14:paraId="0E6845E8"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2014-2024</w:t>
            </w:r>
          </w:p>
        </w:tc>
        <w:tc>
          <w:tcPr>
            <w:tcW w:w="1905" w:type="dxa"/>
          </w:tcPr>
          <w:p w14:paraId="514E85FC"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Total</w:t>
            </w:r>
          </w:p>
        </w:tc>
        <w:tc>
          <w:tcPr>
            <w:tcW w:w="1797" w:type="dxa"/>
          </w:tcPr>
          <w:p w14:paraId="4C76F0EF" w14:textId="77777777" w:rsidR="00255030" w:rsidRPr="001135C5" w:rsidRDefault="00255030" w:rsidP="008E4BE5">
            <w:pPr>
              <w:jc w:val="both"/>
              <w:rPr>
                <w:rFonts w:ascii="Times New Roman" w:hAnsi="Times New Roman" w:cs="Times New Roman"/>
                <w:sz w:val="24"/>
                <w:szCs w:val="24"/>
              </w:rPr>
            </w:pPr>
            <w:r w:rsidRPr="001135C5">
              <w:rPr>
                <w:rFonts w:ascii="Times New Roman" w:hAnsi="Times New Roman" w:cs="Times New Roman"/>
                <w:sz w:val="24"/>
                <w:szCs w:val="24"/>
              </w:rPr>
              <w:t>P-value</w:t>
            </w:r>
          </w:p>
        </w:tc>
      </w:tr>
      <w:tr w:rsidR="00E01C29" w:rsidRPr="001135C5" w14:paraId="57D73FE9" w14:textId="77777777" w:rsidTr="009F3155">
        <w:tc>
          <w:tcPr>
            <w:tcW w:w="1795" w:type="dxa"/>
          </w:tcPr>
          <w:p w14:paraId="1D6BDFE4" w14:textId="2884D953"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Rabies Cases </w:t>
            </w:r>
            <w:r w:rsidRPr="001135C5">
              <w:rPr>
                <w:rStyle w:val="label"/>
                <w:rFonts w:ascii="Times New Roman" w:hAnsi="Times New Roman" w:cs="Times New Roman"/>
                <w:sz w:val="24"/>
                <w:szCs w:val="24"/>
              </w:rPr>
              <w:t>(±Standard deviation [SD])</w:t>
            </w:r>
          </w:p>
        </w:tc>
        <w:tc>
          <w:tcPr>
            <w:tcW w:w="1926" w:type="dxa"/>
          </w:tcPr>
          <w:p w14:paraId="4E78E26D" w14:textId="1FBE1618"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10.82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927" w:type="dxa"/>
          </w:tcPr>
          <w:p w14:paraId="0E935D12" w14:textId="60FBF5B0" w:rsidR="00E01C29" w:rsidRPr="001135C5" w:rsidRDefault="001901B9" w:rsidP="008E4BE5">
            <w:pPr>
              <w:jc w:val="both"/>
              <w:rPr>
                <w:rFonts w:ascii="Times New Roman" w:hAnsi="Times New Roman" w:cs="Times New Roman"/>
                <w:sz w:val="24"/>
                <w:szCs w:val="24"/>
              </w:rPr>
            </w:pPr>
            <w:r w:rsidRPr="001135C5">
              <w:rPr>
                <w:rFonts w:ascii="Times New Roman" w:hAnsi="Times New Roman" w:cs="Times New Roman"/>
                <w:sz w:val="24"/>
                <w:szCs w:val="24"/>
              </w:rPr>
              <w:t>4.95</w:t>
            </w:r>
            <w:r w:rsidR="00E01C29" w:rsidRPr="001135C5">
              <w:rPr>
                <w:rFonts w:ascii="Times New Roman" w:hAnsi="Times New Roman" w:cs="Times New Roman"/>
                <w:sz w:val="24"/>
                <w:szCs w:val="24"/>
              </w:rPr>
              <w:t xml:space="preserve"> </w:t>
            </w:r>
            <w:r w:rsidR="00E01C29"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2.69</w:t>
            </w:r>
          </w:p>
        </w:tc>
        <w:tc>
          <w:tcPr>
            <w:tcW w:w="1905" w:type="dxa"/>
          </w:tcPr>
          <w:p w14:paraId="46663D7A" w14:textId="27044F1F" w:rsidR="00E01C29" w:rsidRPr="001135C5" w:rsidRDefault="00E01C29"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7.45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797" w:type="dxa"/>
          </w:tcPr>
          <w:p w14:paraId="5B51452A" w14:textId="55C04380" w:rsidR="00E01C29" w:rsidRPr="001135C5" w:rsidRDefault="006052D5"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0CAD5EF7" w14:textId="77777777" w:rsidTr="009F3155">
        <w:tc>
          <w:tcPr>
            <w:tcW w:w="1795" w:type="dxa"/>
          </w:tcPr>
          <w:p w14:paraId="77BBBDCF" w14:textId="696187CB"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ARV used </w:t>
            </w:r>
            <w:r w:rsidRPr="001135C5">
              <w:rPr>
                <w:rStyle w:val="label"/>
                <w:rFonts w:ascii="Times New Roman" w:hAnsi="Times New Roman" w:cs="Times New Roman"/>
                <w:sz w:val="24"/>
                <w:szCs w:val="24"/>
              </w:rPr>
              <w:t>(±SD)</w:t>
            </w:r>
          </w:p>
        </w:tc>
        <w:tc>
          <w:tcPr>
            <w:tcW w:w="1926" w:type="dxa"/>
          </w:tcPr>
          <w:p w14:paraId="786DAB2D" w14:textId="7F44203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9072.17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5017.92</w:t>
            </w:r>
          </w:p>
        </w:tc>
        <w:tc>
          <w:tcPr>
            <w:tcW w:w="1927" w:type="dxa"/>
          </w:tcPr>
          <w:p w14:paraId="224CDCA7" w14:textId="4AC79652"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19751.78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3715.87</w:t>
            </w:r>
          </w:p>
        </w:tc>
        <w:tc>
          <w:tcPr>
            <w:tcW w:w="1905" w:type="dxa"/>
          </w:tcPr>
          <w:p w14:paraId="79B9BD85" w14:textId="0315DAC8"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17287.26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6055.03</w:t>
            </w:r>
          </w:p>
        </w:tc>
        <w:tc>
          <w:tcPr>
            <w:tcW w:w="1797" w:type="dxa"/>
          </w:tcPr>
          <w:p w14:paraId="65A882C3" w14:textId="4B0277AC"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76CFA4E3" w14:textId="77777777" w:rsidTr="009F3155">
        <w:tc>
          <w:tcPr>
            <w:tcW w:w="1795" w:type="dxa"/>
          </w:tcPr>
          <w:p w14:paraId="7220E153" w14:textId="08DB2899"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MDV used </w:t>
            </w:r>
            <w:r w:rsidRPr="001135C5">
              <w:rPr>
                <w:rStyle w:val="label"/>
                <w:rFonts w:ascii="Times New Roman" w:hAnsi="Times New Roman" w:cs="Times New Roman"/>
                <w:sz w:val="24"/>
                <w:szCs w:val="24"/>
              </w:rPr>
              <w:t>(±SD)</w:t>
            </w:r>
          </w:p>
        </w:tc>
        <w:tc>
          <w:tcPr>
            <w:tcW w:w="1926" w:type="dxa"/>
          </w:tcPr>
          <w:p w14:paraId="727124CF" w14:textId="5A7E09AF"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2501.12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3936.95</w:t>
            </w:r>
          </w:p>
        </w:tc>
        <w:tc>
          <w:tcPr>
            <w:tcW w:w="1927" w:type="dxa"/>
          </w:tcPr>
          <w:p w14:paraId="799E1C8C" w14:textId="6B90346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19764.41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31997.78</w:t>
            </w:r>
          </w:p>
        </w:tc>
        <w:tc>
          <w:tcPr>
            <w:tcW w:w="1905" w:type="dxa"/>
          </w:tcPr>
          <w:p w14:paraId="41BA10BC" w14:textId="091C2233"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16690.12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29780.26</w:t>
            </w:r>
          </w:p>
        </w:tc>
        <w:tc>
          <w:tcPr>
            <w:tcW w:w="1797" w:type="dxa"/>
          </w:tcPr>
          <w:p w14:paraId="1A20C91A" w14:textId="38B5EBA9"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4B7308" w:rsidRPr="001135C5" w14:paraId="4F2FDA06" w14:textId="77777777" w:rsidTr="009F3155">
        <w:tc>
          <w:tcPr>
            <w:tcW w:w="1795" w:type="dxa"/>
          </w:tcPr>
          <w:p w14:paraId="16F58C62" w14:textId="30DFE9AD"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Total Rainfall </w:t>
            </w:r>
            <w:r w:rsidRPr="001135C5">
              <w:rPr>
                <w:rStyle w:val="label"/>
                <w:rFonts w:ascii="Times New Roman" w:hAnsi="Times New Roman" w:cs="Times New Roman"/>
                <w:sz w:val="24"/>
                <w:szCs w:val="24"/>
              </w:rPr>
              <w:t>(±SD)</w:t>
            </w:r>
          </w:p>
        </w:tc>
        <w:tc>
          <w:tcPr>
            <w:tcW w:w="1926" w:type="dxa"/>
          </w:tcPr>
          <w:p w14:paraId="65173F13" w14:textId="2D4E533C"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159.22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175.62</w:t>
            </w:r>
          </w:p>
        </w:tc>
        <w:tc>
          <w:tcPr>
            <w:tcW w:w="1927" w:type="dxa"/>
          </w:tcPr>
          <w:p w14:paraId="47DBB3F0" w14:textId="16B96515"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162.98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163.26</w:t>
            </w:r>
          </w:p>
        </w:tc>
        <w:tc>
          <w:tcPr>
            <w:tcW w:w="1905" w:type="dxa"/>
          </w:tcPr>
          <w:p w14:paraId="5292D793" w14:textId="1D602D2E"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161.38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168.27</w:t>
            </w:r>
          </w:p>
        </w:tc>
        <w:tc>
          <w:tcPr>
            <w:tcW w:w="1797" w:type="dxa"/>
          </w:tcPr>
          <w:p w14:paraId="666516FD" w14:textId="2B6113D6" w:rsidR="004B7308" w:rsidRPr="001135C5" w:rsidRDefault="00D6515A" w:rsidP="008E4BE5">
            <w:pPr>
              <w:jc w:val="both"/>
              <w:rPr>
                <w:rFonts w:ascii="Times New Roman" w:hAnsi="Times New Roman" w:cs="Times New Roman"/>
                <w:sz w:val="24"/>
                <w:szCs w:val="24"/>
              </w:rPr>
            </w:pPr>
            <w:r w:rsidRPr="001135C5">
              <w:rPr>
                <w:rFonts w:ascii="Times New Roman" w:hAnsi="Times New Roman" w:cs="Times New Roman"/>
                <w:sz w:val="24"/>
                <w:szCs w:val="24"/>
              </w:rPr>
              <w:t>0.870</w:t>
            </w:r>
          </w:p>
        </w:tc>
      </w:tr>
      <w:tr w:rsidR="004B7308" w:rsidRPr="001135C5" w14:paraId="27387652" w14:textId="77777777" w:rsidTr="009F3155">
        <w:tc>
          <w:tcPr>
            <w:tcW w:w="1795" w:type="dxa"/>
          </w:tcPr>
          <w:p w14:paraId="79CC0A84" w14:textId="01F439D0"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Temperature </w:t>
            </w:r>
            <w:r w:rsidRPr="001135C5">
              <w:rPr>
                <w:rStyle w:val="label"/>
                <w:rFonts w:ascii="Times New Roman" w:hAnsi="Times New Roman" w:cs="Times New Roman"/>
                <w:sz w:val="24"/>
                <w:szCs w:val="24"/>
              </w:rPr>
              <w:t>(±SD)</w:t>
            </w:r>
          </w:p>
        </w:tc>
        <w:tc>
          <w:tcPr>
            <w:tcW w:w="1926" w:type="dxa"/>
          </w:tcPr>
          <w:p w14:paraId="23BC7133" w14:textId="164465F7"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26.62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3.82</w:t>
            </w:r>
          </w:p>
        </w:tc>
        <w:tc>
          <w:tcPr>
            <w:tcW w:w="1927" w:type="dxa"/>
          </w:tcPr>
          <w:p w14:paraId="0F4F8620" w14:textId="7C890BB1"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30.28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38.76</w:t>
            </w:r>
          </w:p>
        </w:tc>
        <w:tc>
          <w:tcPr>
            <w:tcW w:w="1905" w:type="dxa"/>
          </w:tcPr>
          <w:p w14:paraId="78D92FDF" w14:textId="77D9AA54" w:rsidR="004B7308" w:rsidRPr="001135C5" w:rsidRDefault="004B7308"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28.72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29.46</w:t>
            </w:r>
          </w:p>
        </w:tc>
        <w:tc>
          <w:tcPr>
            <w:tcW w:w="1797" w:type="dxa"/>
          </w:tcPr>
          <w:p w14:paraId="3F0E6B55" w14:textId="19B2CAFB" w:rsidR="004B7308" w:rsidRPr="001135C5" w:rsidRDefault="007C7F0B" w:rsidP="008E4BE5">
            <w:pPr>
              <w:jc w:val="both"/>
              <w:rPr>
                <w:rFonts w:ascii="Times New Roman" w:hAnsi="Times New Roman" w:cs="Times New Roman"/>
                <w:sz w:val="24"/>
                <w:szCs w:val="24"/>
              </w:rPr>
            </w:pPr>
            <w:r w:rsidRPr="001135C5">
              <w:rPr>
                <w:rFonts w:ascii="Times New Roman" w:hAnsi="Times New Roman" w:cs="Times New Roman"/>
                <w:sz w:val="24"/>
                <w:szCs w:val="24"/>
              </w:rPr>
              <w:t>0.289</w:t>
            </w:r>
          </w:p>
        </w:tc>
      </w:tr>
    </w:tbl>
    <w:p w14:paraId="4C2C9933" w14:textId="77777777" w:rsidR="00255030" w:rsidRPr="001135C5" w:rsidRDefault="00255030" w:rsidP="008E4BE5">
      <w:pPr>
        <w:jc w:val="both"/>
        <w:rPr>
          <w:rFonts w:ascii="Times New Roman" w:hAnsi="Times New Roman" w:cs="Times New Roman"/>
          <w:sz w:val="24"/>
          <w:szCs w:val="24"/>
        </w:rPr>
      </w:pPr>
    </w:p>
    <w:p w14:paraId="1E2E2E45" w14:textId="327504BF" w:rsidR="00163C9A" w:rsidRPr="001135C5" w:rsidRDefault="0059255C"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Between 2006 and 2024, </w:t>
      </w:r>
      <w:r w:rsidR="001259E2" w:rsidRPr="001135C5">
        <w:rPr>
          <w:rFonts w:ascii="Times New Roman" w:hAnsi="Times New Roman" w:cs="Times New Roman"/>
          <w:sz w:val="24"/>
          <w:szCs w:val="24"/>
        </w:rPr>
        <w:t>there were a total of 1,902 rabies cases, averaging 7.45 cases per month (standard deviation: 4.68). From 2006 to 2013, there were 1135 cases, with a monthly average of 10.82 cases (standard deviation: 4.68). In the period from 2014 to 2024, there were 767 cases, resulting in a monthly average of 4.95 cases (standard deviation: 2.69).</w:t>
      </w:r>
    </w:p>
    <w:p w14:paraId="7AC6FF92" w14:textId="77777777" w:rsidR="00163C9A" w:rsidRPr="001135C5" w:rsidRDefault="00163C9A" w:rsidP="008E4BE5">
      <w:pPr>
        <w:jc w:val="both"/>
        <w:rPr>
          <w:rFonts w:ascii="Times New Roman" w:hAnsi="Times New Roman" w:cs="Times New Roman"/>
          <w:b/>
          <w:bCs/>
          <w:sz w:val="24"/>
          <w:szCs w:val="24"/>
        </w:rPr>
      </w:pPr>
    </w:p>
    <w:p w14:paraId="14C998B6" w14:textId="77777777" w:rsidR="000D27C6" w:rsidRPr="001135C5" w:rsidRDefault="000D27C6"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144C3BDE" w14:textId="5A475AEE" w:rsidR="00537825" w:rsidRPr="001135C5" w:rsidRDefault="00537825"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505378" w:rsidRPr="001135C5">
        <w:rPr>
          <w:rFonts w:ascii="Times New Roman" w:hAnsi="Times New Roman" w:cs="Times New Roman"/>
          <w:b/>
          <w:bCs/>
          <w:sz w:val="24"/>
          <w:szCs w:val="24"/>
        </w:rPr>
        <w:t>2</w:t>
      </w:r>
      <w:r w:rsidRPr="001135C5">
        <w:rPr>
          <w:rFonts w:ascii="Times New Roman" w:hAnsi="Times New Roman" w:cs="Times New Roman"/>
          <w:b/>
          <w:bCs/>
          <w:sz w:val="24"/>
          <w:szCs w:val="24"/>
        </w:rPr>
        <w:t>: Comparison of rabies cases, ARV, MDV, and weather parameters between th</w:t>
      </w:r>
      <w:r w:rsidRPr="001135C5">
        <w:rPr>
          <w:rFonts w:ascii="Times New Roman" w:hAnsi="Times New Roman" w:cs="Times New Roman"/>
          <w:b/>
          <w:bCs/>
          <w:sz w:val="24"/>
          <w:szCs w:val="24"/>
        </w:rPr>
        <w:t xml:space="preserve">ree major </w:t>
      </w:r>
      <w:r w:rsidR="00A2699E" w:rsidRPr="001135C5">
        <w:rPr>
          <w:rFonts w:ascii="Times New Roman" w:hAnsi="Times New Roman" w:cs="Times New Roman"/>
          <w:b/>
          <w:bCs/>
          <w:sz w:val="24"/>
          <w:szCs w:val="24"/>
        </w:rPr>
        <w:t>seasons</w:t>
      </w:r>
      <w:r w:rsidRPr="001135C5">
        <w:rPr>
          <w:rFonts w:ascii="Times New Roman" w:hAnsi="Times New Roman" w:cs="Times New Roman"/>
          <w:b/>
          <w:bCs/>
          <w:sz w:val="24"/>
          <w:szCs w:val="24"/>
        </w:rPr>
        <w:t xml:space="preserve"> </w:t>
      </w:r>
      <w:r w:rsidRPr="001135C5">
        <w:rPr>
          <w:rFonts w:ascii="Times New Roman" w:hAnsi="Times New Roman" w:cs="Times New Roman"/>
          <w:b/>
          <w:bCs/>
          <w:sz w:val="24"/>
          <w:szCs w:val="24"/>
        </w:rPr>
        <w:t>in Bangladesh</w:t>
      </w:r>
    </w:p>
    <w:tbl>
      <w:tblPr>
        <w:tblStyle w:val="TableGrid"/>
        <w:tblW w:w="0" w:type="auto"/>
        <w:tblLook w:val="04A0" w:firstRow="1" w:lastRow="0" w:firstColumn="1" w:lastColumn="0" w:noHBand="0" w:noVBand="1"/>
      </w:tblPr>
      <w:tblGrid>
        <w:gridCol w:w="1667"/>
        <w:gridCol w:w="1603"/>
        <w:gridCol w:w="1645"/>
        <w:gridCol w:w="1321"/>
        <w:gridCol w:w="1631"/>
        <w:gridCol w:w="1483"/>
      </w:tblGrid>
      <w:tr w:rsidR="00A2699E" w:rsidRPr="001135C5" w14:paraId="34441B33" w14:textId="77777777" w:rsidTr="00A2699E">
        <w:tc>
          <w:tcPr>
            <w:tcW w:w="1667" w:type="dxa"/>
          </w:tcPr>
          <w:p w14:paraId="4BA182B3" w14:textId="77777777" w:rsidR="00A2699E" w:rsidRPr="001135C5" w:rsidRDefault="00A2699E" w:rsidP="008E4BE5">
            <w:pPr>
              <w:jc w:val="both"/>
              <w:rPr>
                <w:rFonts w:ascii="Times New Roman" w:hAnsi="Times New Roman" w:cs="Times New Roman"/>
                <w:sz w:val="24"/>
                <w:szCs w:val="24"/>
              </w:rPr>
            </w:pPr>
          </w:p>
        </w:tc>
        <w:tc>
          <w:tcPr>
            <w:tcW w:w="1603" w:type="dxa"/>
          </w:tcPr>
          <w:p w14:paraId="0E1FD8B5" w14:textId="124427B0"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Pre-monsoon</w:t>
            </w:r>
          </w:p>
        </w:tc>
        <w:tc>
          <w:tcPr>
            <w:tcW w:w="1645" w:type="dxa"/>
          </w:tcPr>
          <w:p w14:paraId="76C95CC3" w14:textId="3B63A09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Monsoon</w:t>
            </w:r>
          </w:p>
        </w:tc>
        <w:tc>
          <w:tcPr>
            <w:tcW w:w="1321" w:type="dxa"/>
          </w:tcPr>
          <w:p w14:paraId="7D7590E9" w14:textId="7CC3C262"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Winter</w:t>
            </w:r>
          </w:p>
        </w:tc>
        <w:tc>
          <w:tcPr>
            <w:tcW w:w="1631" w:type="dxa"/>
          </w:tcPr>
          <w:p w14:paraId="25F889D8" w14:textId="12CA7EF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Total</w:t>
            </w:r>
          </w:p>
        </w:tc>
        <w:tc>
          <w:tcPr>
            <w:tcW w:w="1483" w:type="dxa"/>
          </w:tcPr>
          <w:p w14:paraId="4ACCF79D" w14:textId="77777777" w:rsidR="00A2699E" w:rsidRPr="001135C5" w:rsidRDefault="00A2699E" w:rsidP="008E4BE5">
            <w:pPr>
              <w:jc w:val="both"/>
              <w:rPr>
                <w:rFonts w:ascii="Times New Roman" w:hAnsi="Times New Roman" w:cs="Times New Roman"/>
                <w:sz w:val="24"/>
                <w:szCs w:val="24"/>
              </w:rPr>
            </w:pPr>
            <w:r w:rsidRPr="001135C5">
              <w:rPr>
                <w:rFonts w:ascii="Times New Roman" w:hAnsi="Times New Roman" w:cs="Times New Roman"/>
                <w:sz w:val="24"/>
                <w:szCs w:val="24"/>
              </w:rPr>
              <w:t>P-value</w:t>
            </w:r>
          </w:p>
        </w:tc>
      </w:tr>
      <w:tr w:rsidR="005E6E3A" w:rsidRPr="001135C5" w14:paraId="330E497E" w14:textId="77777777" w:rsidTr="00A2699E">
        <w:tc>
          <w:tcPr>
            <w:tcW w:w="1667" w:type="dxa"/>
          </w:tcPr>
          <w:p w14:paraId="33D45336"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Rabies Cases </w:t>
            </w:r>
            <w:r w:rsidRPr="001135C5">
              <w:rPr>
                <w:rStyle w:val="label"/>
                <w:rFonts w:ascii="Times New Roman" w:hAnsi="Times New Roman" w:cs="Times New Roman"/>
                <w:sz w:val="24"/>
                <w:szCs w:val="24"/>
              </w:rPr>
              <w:t>(±Standard deviation [SD])</w:t>
            </w:r>
          </w:p>
        </w:tc>
        <w:tc>
          <w:tcPr>
            <w:tcW w:w="1603" w:type="dxa"/>
          </w:tcPr>
          <w:p w14:paraId="738916BB" w14:textId="791802ED"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6.25</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w:t>
            </w:r>
            <w:r w:rsidRPr="001135C5">
              <w:rPr>
                <w:rFonts w:ascii="Times New Roman" w:hAnsi="Times New Roman" w:cs="Times New Roman"/>
                <w:sz w:val="24"/>
                <w:szCs w:val="24"/>
              </w:rPr>
              <w:t>.01</w:t>
            </w:r>
          </w:p>
        </w:tc>
        <w:tc>
          <w:tcPr>
            <w:tcW w:w="1645" w:type="dxa"/>
          </w:tcPr>
          <w:p w14:paraId="7B4AF51E" w14:textId="08EBE341"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6.7</w:t>
            </w:r>
            <w:r w:rsidR="00CB537C" w:rsidRPr="001135C5">
              <w:rPr>
                <w:rFonts w:ascii="Times New Roman" w:hAnsi="Times New Roman" w:cs="Times New Roman"/>
                <w:sz w:val="24"/>
                <w:szCs w:val="24"/>
              </w:rPr>
              <w:t>0</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3.88</w:t>
            </w:r>
          </w:p>
          <w:p w14:paraId="6D39F526" w14:textId="05AA8C05" w:rsidR="005E6E3A" w:rsidRPr="001135C5" w:rsidRDefault="005E6E3A" w:rsidP="008E4BE5">
            <w:pPr>
              <w:jc w:val="both"/>
              <w:rPr>
                <w:rFonts w:ascii="Times New Roman" w:hAnsi="Times New Roman" w:cs="Times New Roman"/>
                <w:sz w:val="24"/>
                <w:szCs w:val="24"/>
              </w:rPr>
            </w:pPr>
          </w:p>
        </w:tc>
        <w:tc>
          <w:tcPr>
            <w:tcW w:w="1321" w:type="dxa"/>
          </w:tcPr>
          <w:p w14:paraId="5265C5CE" w14:textId="147EE097" w:rsidR="005E6E3A"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9.34</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5.51</w:t>
            </w:r>
            <w:r w:rsidR="005E6E3A" w:rsidRPr="001135C5">
              <w:rPr>
                <w:rFonts w:ascii="Times New Roman" w:hAnsi="Times New Roman" w:cs="Times New Roman"/>
                <w:sz w:val="24"/>
                <w:szCs w:val="24"/>
              </w:rPr>
              <w:t xml:space="preserve"> </w:t>
            </w:r>
          </w:p>
        </w:tc>
        <w:tc>
          <w:tcPr>
            <w:tcW w:w="1631" w:type="dxa"/>
          </w:tcPr>
          <w:p w14:paraId="637E9E53" w14:textId="224529EA"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7.45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4.68</w:t>
            </w:r>
          </w:p>
        </w:tc>
        <w:tc>
          <w:tcPr>
            <w:tcW w:w="1483" w:type="dxa"/>
          </w:tcPr>
          <w:p w14:paraId="0B8CC92C"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5E6E3A" w:rsidRPr="001135C5" w14:paraId="685CF568" w14:textId="77777777" w:rsidTr="00A2699E">
        <w:tc>
          <w:tcPr>
            <w:tcW w:w="1667" w:type="dxa"/>
          </w:tcPr>
          <w:p w14:paraId="46263C91"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ARV used </w:t>
            </w:r>
            <w:r w:rsidRPr="001135C5">
              <w:rPr>
                <w:rStyle w:val="label"/>
                <w:rFonts w:ascii="Times New Roman" w:hAnsi="Times New Roman" w:cs="Times New Roman"/>
                <w:sz w:val="24"/>
                <w:szCs w:val="24"/>
              </w:rPr>
              <w:t>(±SD)</w:t>
            </w:r>
          </w:p>
        </w:tc>
        <w:tc>
          <w:tcPr>
            <w:tcW w:w="1603" w:type="dxa"/>
          </w:tcPr>
          <w:p w14:paraId="43EE5FB1" w14:textId="221514AE"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16728.54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6007.1</w:t>
            </w:r>
          </w:p>
        </w:tc>
        <w:tc>
          <w:tcPr>
            <w:tcW w:w="1645" w:type="dxa"/>
          </w:tcPr>
          <w:p w14:paraId="31EA2FC5" w14:textId="77777777"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16333.74</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5606.15</w:t>
            </w:r>
          </w:p>
          <w:p w14:paraId="2AD9DB0D" w14:textId="003770C3" w:rsidR="005E6E3A" w:rsidRPr="001135C5" w:rsidRDefault="005E6E3A" w:rsidP="008E4BE5">
            <w:pPr>
              <w:jc w:val="both"/>
              <w:rPr>
                <w:rFonts w:ascii="Times New Roman" w:hAnsi="Times New Roman" w:cs="Times New Roman"/>
                <w:sz w:val="24"/>
                <w:szCs w:val="24"/>
              </w:rPr>
            </w:pPr>
          </w:p>
        </w:tc>
        <w:tc>
          <w:tcPr>
            <w:tcW w:w="1321" w:type="dxa"/>
          </w:tcPr>
          <w:p w14:paraId="494385E7" w14:textId="2A93ACDE" w:rsidR="005E6E3A"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18898.19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6407.58</w:t>
            </w:r>
          </w:p>
        </w:tc>
        <w:tc>
          <w:tcPr>
            <w:tcW w:w="1631" w:type="dxa"/>
          </w:tcPr>
          <w:p w14:paraId="02B53BB9" w14:textId="25625AD6"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17287.26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6055.03</w:t>
            </w:r>
          </w:p>
        </w:tc>
        <w:tc>
          <w:tcPr>
            <w:tcW w:w="1483" w:type="dxa"/>
          </w:tcPr>
          <w:p w14:paraId="7DC0CBF2" w14:textId="2BB5C653" w:rsidR="005E6E3A" w:rsidRPr="001135C5" w:rsidRDefault="00CB537C" w:rsidP="008E4BE5">
            <w:pPr>
              <w:jc w:val="both"/>
              <w:rPr>
                <w:rFonts w:ascii="Times New Roman" w:hAnsi="Times New Roman" w:cs="Times New Roman"/>
                <w:sz w:val="24"/>
                <w:szCs w:val="24"/>
              </w:rPr>
            </w:pPr>
            <w:r w:rsidRPr="001135C5">
              <w:rPr>
                <w:rFonts w:ascii="Times New Roman" w:hAnsi="Times New Roman" w:cs="Times New Roman"/>
                <w:sz w:val="24"/>
                <w:szCs w:val="24"/>
              </w:rPr>
              <w:t>0.059</w:t>
            </w:r>
          </w:p>
        </w:tc>
      </w:tr>
      <w:tr w:rsidR="005E6E3A" w:rsidRPr="001135C5" w14:paraId="1539D919" w14:textId="77777777" w:rsidTr="00A2699E">
        <w:tc>
          <w:tcPr>
            <w:tcW w:w="1667" w:type="dxa"/>
          </w:tcPr>
          <w:p w14:paraId="513F7650"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MDV used </w:t>
            </w:r>
            <w:r w:rsidRPr="001135C5">
              <w:rPr>
                <w:rStyle w:val="label"/>
                <w:rFonts w:ascii="Times New Roman" w:hAnsi="Times New Roman" w:cs="Times New Roman"/>
                <w:sz w:val="24"/>
                <w:szCs w:val="24"/>
              </w:rPr>
              <w:t>(±SD)</w:t>
            </w:r>
          </w:p>
        </w:tc>
        <w:tc>
          <w:tcPr>
            <w:tcW w:w="1603" w:type="dxa"/>
          </w:tcPr>
          <w:p w14:paraId="0AAACB9C" w14:textId="1F7A683D"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25215.56</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33140.46</w:t>
            </w:r>
          </w:p>
        </w:tc>
        <w:tc>
          <w:tcPr>
            <w:tcW w:w="1645" w:type="dxa"/>
          </w:tcPr>
          <w:p w14:paraId="2E3B51A6" w14:textId="77777777"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 xml:space="preserve">11771.7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23753.09</w:t>
            </w:r>
          </w:p>
          <w:p w14:paraId="5551CC67" w14:textId="34B81E74" w:rsidR="005E6E3A" w:rsidRPr="001135C5" w:rsidRDefault="005E6E3A" w:rsidP="008E4BE5">
            <w:pPr>
              <w:jc w:val="both"/>
              <w:rPr>
                <w:rFonts w:ascii="Times New Roman" w:hAnsi="Times New Roman" w:cs="Times New Roman"/>
                <w:sz w:val="24"/>
                <w:szCs w:val="24"/>
              </w:rPr>
            </w:pPr>
          </w:p>
        </w:tc>
        <w:tc>
          <w:tcPr>
            <w:tcW w:w="1321" w:type="dxa"/>
          </w:tcPr>
          <w:p w14:paraId="39A45DC6" w14:textId="77777777" w:rsidR="003A43E3" w:rsidRPr="001135C5" w:rsidRDefault="003A43E3" w:rsidP="008E4BE5">
            <w:pPr>
              <w:jc w:val="both"/>
              <w:rPr>
                <w:rFonts w:ascii="Times New Roman" w:hAnsi="Times New Roman" w:cs="Times New Roman"/>
                <w:sz w:val="24"/>
                <w:szCs w:val="24"/>
              </w:rPr>
            </w:pPr>
            <w:r w:rsidRPr="003A43E3">
              <w:rPr>
                <w:rFonts w:ascii="Times New Roman" w:hAnsi="Times New Roman" w:cs="Times New Roman"/>
                <w:sz w:val="24"/>
                <w:szCs w:val="24"/>
              </w:rPr>
              <w:t>16453.92</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32824.8</w:t>
            </w:r>
          </w:p>
          <w:p w14:paraId="2382926A" w14:textId="71AE5403" w:rsidR="005E6E3A" w:rsidRPr="001135C5" w:rsidRDefault="005E6E3A" w:rsidP="008E4BE5">
            <w:pPr>
              <w:jc w:val="both"/>
              <w:rPr>
                <w:rFonts w:ascii="Times New Roman" w:hAnsi="Times New Roman" w:cs="Times New Roman"/>
                <w:sz w:val="24"/>
                <w:szCs w:val="24"/>
              </w:rPr>
            </w:pPr>
          </w:p>
        </w:tc>
        <w:tc>
          <w:tcPr>
            <w:tcW w:w="1631" w:type="dxa"/>
          </w:tcPr>
          <w:p w14:paraId="3E1B761E" w14:textId="3E74D7AB"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16690.12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29780.26</w:t>
            </w:r>
          </w:p>
        </w:tc>
        <w:tc>
          <w:tcPr>
            <w:tcW w:w="1483" w:type="dxa"/>
          </w:tcPr>
          <w:p w14:paraId="3E8F298D" w14:textId="1D2571AF" w:rsidR="005E6E3A" w:rsidRPr="001135C5" w:rsidRDefault="002E3B61" w:rsidP="008E4BE5">
            <w:pPr>
              <w:jc w:val="both"/>
              <w:rPr>
                <w:rFonts w:ascii="Times New Roman" w:hAnsi="Times New Roman" w:cs="Times New Roman"/>
                <w:sz w:val="24"/>
                <w:szCs w:val="24"/>
              </w:rPr>
            </w:pPr>
            <w:r w:rsidRPr="001135C5">
              <w:rPr>
                <w:rFonts w:ascii="Times New Roman" w:hAnsi="Times New Roman" w:cs="Times New Roman"/>
                <w:sz w:val="24"/>
                <w:szCs w:val="24"/>
              </w:rPr>
              <w:t>0.100</w:t>
            </w:r>
          </w:p>
        </w:tc>
      </w:tr>
      <w:tr w:rsidR="005E6E3A" w:rsidRPr="001135C5" w14:paraId="364D1B72" w14:textId="77777777" w:rsidTr="00A2699E">
        <w:tc>
          <w:tcPr>
            <w:tcW w:w="1667" w:type="dxa"/>
          </w:tcPr>
          <w:p w14:paraId="674A4382"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Total Rainfall </w:t>
            </w:r>
            <w:r w:rsidRPr="001135C5">
              <w:rPr>
                <w:rStyle w:val="label"/>
                <w:rFonts w:ascii="Times New Roman" w:hAnsi="Times New Roman" w:cs="Times New Roman"/>
                <w:sz w:val="24"/>
                <w:szCs w:val="24"/>
              </w:rPr>
              <w:t>(±SD)</w:t>
            </w:r>
          </w:p>
        </w:tc>
        <w:tc>
          <w:tcPr>
            <w:tcW w:w="1603" w:type="dxa"/>
          </w:tcPr>
          <w:p w14:paraId="270CD19B" w14:textId="68FE7614"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145.98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124.67</w:t>
            </w:r>
          </w:p>
        </w:tc>
        <w:tc>
          <w:tcPr>
            <w:tcW w:w="1645" w:type="dxa"/>
          </w:tcPr>
          <w:p w14:paraId="4BB7CC72" w14:textId="319E64F1"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285.68</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159.62</w:t>
            </w:r>
          </w:p>
          <w:p w14:paraId="31D1F90E" w14:textId="652B1881" w:rsidR="005E6E3A" w:rsidRPr="001135C5" w:rsidRDefault="005E6E3A" w:rsidP="008E4BE5">
            <w:pPr>
              <w:jc w:val="both"/>
              <w:rPr>
                <w:rFonts w:ascii="Times New Roman" w:hAnsi="Times New Roman" w:cs="Times New Roman"/>
                <w:sz w:val="24"/>
                <w:szCs w:val="24"/>
              </w:rPr>
            </w:pPr>
          </w:p>
        </w:tc>
        <w:tc>
          <w:tcPr>
            <w:tcW w:w="1321" w:type="dxa"/>
          </w:tcPr>
          <w:p w14:paraId="7A1165E5" w14:textId="4E425CF7" w:rsidR="005E6E3A" w:rsidRPr="001135C5" w:rsidRDefault="00536606" w:rsidP="008E4BE5">
            <w:pPr>
              <w:jc w:val="both"/>
              <w:rPr>
                <w:rFonts w:ascii="Times New Roman" w:hAnsi="Times New Roman" w:cs="Times New Roman"/>
                <w:sz w:val="24"/>
                <w:szCs w:val="24"/>
              </w:rPr>
            </w:pPr>
            <w:r w:rsidRPr="00536606">
              <w:rPr>
                <w:rFonts w:ascii="Times New Roman" w:hAnsi="Times New Roman" w:cs="Times New Roman"/>
                <w:sz w:val="24"/>
                <w:szCs w:val="24"/>
              </w:rPr>
              <w:t>15.33</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28.25</w:t>
            </w:r>
          </w:p>
          <w:p w14:paraId="6B850FBD" w14:textId="77777777" w:rsidR="005E6E3A" w:rsidRPr="001135C5" w:rsidRDefault="005E6E3A" w:rsidP="008E4BE5">
            <w:pPr>
              <w:jc w:val="both"/>
              <w:rPr>
                <w:rFonts w:ascii="Times New Roman" w:hAnsi="Times New Roman" w:cs="Times New Roman"/>
                <w:sz w:val="24"/>
                <w:szCs w:val="24"/>
              </w:rPr>
            </w:pPr>
          </w:p>
        </w:tc>
        <w:tc>
          <w:tcPr>
            <w:tcW w:w="1631" w:type="dxa"/>
          </w:tcPr>
          <w:p w14:paraId="5F4C6E71" w14:textId="6337B76F"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161.38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168.27</w:t>
            </w:r>
          </w:p>
        </w:tc>
        <w:tc>
          <w:tcPr>
            <w:tcW w:w="1483" w:type="dxa"/>
          </w:tcPr>
          <w:p w14:paraId="1235D585" w14:textId="593E3940" w:rsidR="005E6E3A" w:rsidRPr="001135C5" w:rsidRDefault="002E3B61" w:rsidP="008E4BE5">
            <w:pPr>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5E6E3A" w:rsidRPr="001135C5" w14:paraId="70BF30E2" w14:textId="77777777" w:rsidTr="00A2699E">
        <w:tc>
          <w:tcPr>
            <w:tcW w:w="1667" w:type="dxa"/>
          </w:tcPr>
          <w:p w14:paraId="4722ACDF" w14:textId="77777777"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Monthly Mean Temperature </w:t>
            </w:r>
            <w:r w:rsidRPr="001135C5">
              <w:rPr>
                <w:rStyle w:val="label"/>
                <w:rFonts w:ascii="Times New Roman" w:hAnsi="Times New Roman" w:cs="Times New Roman"/>
                <w:sz w:val="24"/>
                <w:szCs w:val="24"/>
              </w:rPr>
              <w:t>(±SD)</w:t>
            </w:r>
          </w:p>
        </w:tc>
        <w:tc>
          <w:tcPr>
            <w:tcW w:w="1603" w:type="dxa"/>
          </w:tcPr>
          <w:p w14:paraId="184EB34B" w14:textId="189DAD67" w:rsidR="005E6E3A" w:rsidRPr="001135C5" w:rsidRDefault="005E6E3A" w:rsidP="008E4BE5">
            <w:pPr>
              <w:jc w:val="both"/>
              <w:rPr>
                <w:rFonts w:ascii="Times New Roman" w:hAnsi="Times New Roman" w:cs="Times New Roman"/>
                <w:sz w:val="24"/>
                <w:szCs w:val="24"/>
              </w:rPr>
            </w:pPr>
            <w:r w:rsidRPr="00A2699E">
              <w:rPr>
                <w:rFonts w:ascii="Times New Roman" w:hAnsi="Times New Roman" w:cs="Times New Roman"/>
                <w:sz w:val="24"/>
                <w:szCs w:val="24"/>
              </w:rPr>
              <w:t>36.4</w:t>
            </w:r>
            <w:r w:rsidRPr="001135C5">
              <w:rPr>
                <w:rFonts w:ascii="Times New Roman" w:hAnsi="Times New Roman" w:cs="Times New Roman"/>
                <w:sz w:val="24"/>
                <w:szCs w:val="24"/>
              </w:rPr>
              <w:t>0</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57.8</w:t>
            </w:r>
          </w:p>
        </w:tc>
        <w:tc>
          <w:tcPr>
            <w:tcW w:w="1645" w:type="dxa"/>
          </w:tcPr>
          <w:p w14:paraId="1E40F447" w14:textId="402FF04A" w:rsidR="005E6E3A" w:rsidRPr="001135C5" w:rsidRDefault="005E6E3A" w:rsidP="008E4BE5">
            <w:pPr>
              <w:jc w:val="both"/>
              <w:rPr>
                <w:rFonts w:ascii="Times New Roman" w:hAnsi="Times New Roman" w:cs="Times New Roman"/>
                <w:sz w:val="24"/>
                <w:szCs w:val="24"/>
              </w:rPr>
            </w:pPr>
            <w:r w:rsidRPr="005E6E3A">
              <w:rPr>
                <w:rFonts w:ascii="Times New Roman" w:hAnsi="Times New Roman" w:cs="Times New Roman"/>
                <w:sz w:val="24"/>
                <w:szCs w:val="24"/>
              </w:rPr>
              <w:t>29.43</w:t>
            </w:r>
            <w:r w:rsidRPr="001135C5">
              <w:rPr>
                <w:rFonts w:ascii="Times New Roman" w:hAnsi="Times New Roman" w:cs="Times New Roman"/>
                <w:sz w:val="24"/>
                <w:szCs w:val="24"/>
              </w:rPr>
              <w:t xml:space="preserve">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0.77</w:t>
            </w:r>
          </w:p>
        </w:tc>
        <w:tc>
          <w:tcPr>
            <w:tcW w:w="1321" w:type="dxa"/>
          </w:tcPr>
          <w:p w14:paraId="06992E6F" w14:textId="77777777" w:rsidR="00536606" w:rsidRPr="001135C5" w:rsidRDefault="00536606" w:rsidP="008E4BE5">
            <w:pPr>
              <w:jc w:val="both"/>
              <w:rPr>
                <w:rFonts w:ascii="Times New Roman" w:hAnsi="Times New Roman" w:cs="Times New Roman"/>
                <w:sz w:val="24"/>
                <w:szCs w:val="24"/>
              </w:rPr>
            </w:pPr>
            <w:r w:rsidRPr="00536606">
              <w:rPr>
                <w:rFonts w:ascii="Times New Roman" w:hAnsi="Times New Roman" w:cs="Times New Roman"/>
                <w:sz w:val="24"/>
                <w:szCs w:val="24"/>
              </w:rPr>
              <w:t>21.9</w:t>
            </w:r>
            <w:r w:rsidR="005E6E3A" w:rsidRPr="001135C5">
              <w:rPr>
                <w:rFonts w:ascii="Times New Roman" w:hAnsi="Times New Roman" w:cs="Times New Roman"/>
                <w:sz w:val="24"/>
                <w:szCs w:val="24"/>
              </w:rPr>
              <w:t xml:space="preserve"> </w:t>
            </w:r>
            <w:r w:rsidR="005E6E3A"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2.32</w:t>
            </w:r>
          </w:p>
          <w:p w14:paraId="70424B23" w14:textId="3D97074E" w:rsidR="005E6E3A" w:rsidRPr="001135C5" w:rsidRDefault="005E6E3A" w:rsidP="008E4BE5">
            <w:pPr>
              <w:jc w:val="both"/>
              <w:rPr>
                <w:rFonts w:ascii="Times New Roman" w:hAnsi="Times New Roman" w:cs="Times New Roman"/>
                <w:sz w:val="24"/>
                <w:szCs w:val="24"/>
              </w:rPr>
            </w:pPr>
          </w:p>
        </w:tc>
        <w:tc>
          <w:tcPr>
            <w:tcW w:w="1631" w:type="dxa"/>
          </w:tcPr>
          <w:p w14:paraId="3CE80BD4" w14:textId="6AB9AD82"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28.72 </w:t>
            </w:r>
            <w:r w:rsidRPr="001135C5">
              <w:rPr>
                <w:rStyle w:val="label"/>
                <w:rFonts w:ascii="Times New Roman" w:hAnsi="Times New Roman" w:cs="Times New Roman"/>
                <w:sz w:val="24"/>
                <w:szCs w:val="24"/>
              </w:rPr>
              <w:t xml:space="preserve">± </w:t>
            </w:r>
            <w:r w:rsidRPr="001135C5">
              <w:rPr>
                <w:rFonts w:ascii="Times New Roman" w:hAnsi="Times New Roman" w:cs="Times New Roman"/>
                <w:sz w:val="24"/>
                <w:szCs w:val="24"/>
              </w:rPr>
              <w:t>29.46</w:t>
            </w:r>
          </w:p>
        </w:tc>
        <w:tc>
          <w:tcPr>
            <w:tcW w:w="1483" w:type="dxa"/>
          </w:tcPr>
          <w:p w14:paraId="2D1A9B29" w14:textId="3C040E71" w:rsidR="005E6E3A" w:rsidRPr="001135C5" w:rsidRDefault="005E6E3A" w:rsidP="008E4BE5">
            <w:pPr>
              <w:jc w:val="both"/>
              <w:rPr>
                <w:rFonts w:ascii="Times New Roman" w:hAnsi="Times New Roman" w:cs="Times New Roman"/>
                <w:sz w:val="24"/>
                <w:szCs w:val="24"/>
              </w:rPr>
            </w:pPr>
            <w:r w:rsidRPr="001135C5">
              <w:rPr>
                <w:rFonts w:ascii="Times New Roman" w:hAnsi="Times New Roman" w:cs="Times New Roman"/>
                <w:sz w:val="24"/>
                <w:szCs w:val="24"/>
              </w:rPr>
              <w:t>0.</w:t>
            </w:r>
            <w:r w:rsidR="002E3B61" w:rsidRPr="001135C5">
              <w:rPr>
                <w:rFonts w:ascii="Times New Roman" w:hAnsi="Times New Roman" w:cs="Times New Roman"/>
                <w:sz w:val="24"/>
                <w:szCs w:val="24"/>
              </w:rPr>
              <w:t>019</w:t>
            </w:r>
          </w:p>
        </w:tc>
      </w:tr>
    </w:tbl>
    <w:p w14:paraId="71C348C2" w14:textId="77777777" w:rsidR="00537825" w:rsidRPr="001135C5" w:rsidRDefault="00537825" w:rsidP="008E4BE5">
      <w:pPr>
        <w:jc w:val="both"/>
        <w:rPr>
          <w:rFonts w:ascii="Times New Roman" w:hAnsi="Times New Roman" w:cs="Times New Roman"/>
          <w:sz w:val="24"/>
          <w:szCs w:val="24"/>
        </w:rPr>
      </w:pPr>
    </w:p>
    <w:p w14:paraId="793C7A82" w14:textId="4C20191A" w:rsidR="0074014F" w:rsidRPr="001135C5" w:rsidRDefault="00505378" w:rsidP="008E4BE5">
      <w:pPr>
        <w:jc w:val="both"/>
        <w:rPr>
          <w:rFonts w:ascii="Times New Roman" w:hAnsi="Times New Roman" w:cs="Times New Roman"/>
          <w:sz w:val="24"/>
          <w:szCs w:val="24"/>
        </w:rPr>
      </w:pPr>
      <w:r w:rsidRPr="001135C5">
        <w:rPr>
          <w:rFonts w:ascii="Times New Roman" w:hAnsi="Times New Roman" w:cs="Times New Roman"/>
          <w:sz w:val="24"/>
          <w:szCs w:val="24"/>
        </w:rPr>
        <w:t>During the pre-monsoon season, there were 413 rabies cases, averaging 6.25 cases per month (standard deviation: 4.01). In the monsoon season, a total of 724 cases were reported, with a monthly average of 6.70 cases (standard deviation: 3.88). In winter, there were 765 cases, leading to a monthly average of 9.34 cases (standard deviation: 5.51).</w:t>
      </w:r>
    </w:p>
    <w:p w14:paraId="112E03B1" w14:textId="77777777" w:rsidR="002B32F1" w:rsidRPr="001135C5" w:rsidRDefault="002B32F1" w:rsidP="008E4BE5">
      <w:pPr>
        <w:jc w:val="both"/>
        <w:rPr>
          <w:rFonts w:ascii="Times New Roman" w:hAnsi="Times New Roman" w:cs="Times New Roman"/>
          <w:sz w:val="24"/>
          <w:szCs w:val="24"/>
        </w:rPr>
      </w:pPr>
    </w:p>
    <w:p w14:paraId="5ABBA8BC" w14:textId="77777777" w:rsidR="002B32F1" w:rsidRPr="001135C5" w:rsidRDefault="002B32F1" w:rsidP="001135C5">
      <w:pPr>
        <w:jc w:val="center"/>
        <w:rPr>
          <w:rFonts w:ascii="Times New Roman" w:hAnsi="Times New Roman" w:cs="Times New Roman"/>
          <w:b/>
          <w:bCs/>
          <w:sz w:val="24"/>
          <w:szCs w:val="24"/>
        </w:rPr>
      </w:pPr>
      <w:r w:rsidRPr="001135C5">
        <w:rPr>
          <w:rFonts w:ascii="Times New Roman" w:hAnsi="Times New Roman" w:cs="Times New Roman"/>
          <w:noProof/>
          <w:sz w:val="24"/>
          <w:szCs w:val="24"/>
        </w:rPr>
        <w:lastRenderedPageBreak/>
        <w:drawing>
          <wp:inline distT="0" distB="0" distL="0" distR="0" wp14:anchorId="31AC15D6" wp14:editId="538D752E">
            <wp:extent cx="5074722" cy="7612083"/>
            <wp:effectExtent l="0" t="0" r="0" b="8255"/>
            <wp:docPr id="15003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7092" cy="7615638"/>
                    </a:xfrm>
                    <a:prstGeom prst="rect">
                      <a:avLst/>
                    </a:prstGeom>
                    <a:noFill/>
                    <a:ln>
                      <a:noFill/>
                    </a:ln>
                  </pic:spPr>
                </pic:pic>
              </a:graphicData>
            </a:graphic>
          </wp:inline>
        </w:drawing>
      </w:r>
    </w:p>
    <w:p w14:paraId="6C4517B9" w14:textId="183D714A" w:rsidR="002B32F1" w:rsidRPr="001135C5" w:rsidRDefault="002B32F1"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Figure</w:t>
      </w:r>
      <w:r w:rsidRPr="001135C5">
        <w:rPr>
          <w:rFonts w:ascii="Times New Roman" w:hAnsi="Times New Roman" w:cs="Times New Roman"/>
          <w:b/>
          <w:bCs/>
          <w:sz w:val="24"/>
          <w:szCs w:val="24"/>
        </w:rPr>
        <w:t xml:space="preserve"> 1</w:t>
      </w:r>
      <w:r w:rsidRPr="001135C5">
        <w:rPr>
          <w:rFonts w:ascii="Times New Roman" w:hAnsi="Times New Roman" w:cs="Times New Roman"/>
          <w:b/>
          <w:bCs/>
          <w:sz w:val="24"/>
          <w:szCs w:val="24"/>
        </w:rPr>
        <w:t>: Number of season wise rabies cases, ARV and MDV recorded in Bangladesh (2006–2024).</w:t>
      </w:r>
    </w:p>
    <w:p w14:paraId="7F00BF66" w14:textId="77777777" w:rsidR="002B32F1" w:rsidRPr="001135C5" w:rsidRDefault="002B32F1" w:rsidP="008E4BE5">
      <w:pPr>
        <w:jc w:val="both"/>
        <w:rPr>
          <w:rFonts w:ascii="Times New Roman" w:hAnsi="Times New Roman" w:cs="Times New Roman"/>
          <w:sz w:val="24"/>
          <w:szCs w:val="24"/>
        </w:rPr>
      </w:pPr>
    </w:p>
    <w:p w14:paraId="2034D02B" w14:textId="04909199" w:rsidR="0074014F" w:rsidRPr="001135C5" w:rsidRDefault="001E355A" w:rsidP="008E4BE5">
      <w:pPr>
        <w:jc w:val="both"/>
        <w:rPr>
          <w:rFonts w:ascii="Times New Roman" w:hAnsi="Times New Roman" w:cs="Times New Roman"/>
          <w:sz w:val="24"/>
          <w:szCs w:val="24"/>
        </w:rPr>
      </w:pPr>
      <w:r w:rsidRPr="001135C5">
        <w:rPr>
          <w:rFonts w:ascii="Times New Roman" w:hAnsi="Times New Roman" w:cs="Times New Roman"/>
          <w:noProof/>
          <w:sz w:val="24"/>
          <w:szCs w:val="24"/>
        </w:rPr>
        <w:drawing>
          <wp:inline distT="0" distB="0" distL="0" distR="0" wp14:anchorId="17E6DC65" wp14:editId="5AF9C14B">
            <wp:extent cx="5943600" cy="4242435"/>
            <wp:effectExtent l="0" t="0" r="0" b="5715"/>
            <wp:docPr id="4932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2522B1F4" w14:textId="2DDE9C2C" w:rsidR="0074014F" w:rsidRPr="001135C5" w:rsidRDefault="0074014F"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Fig. </w:t>
      </w:r>
      <w:r w:rsidR="002B32F1" w:rsidRPr="001135C5">
        <w:rPr>
          <w:rFonts w:ascii="Times New Roman" w:hAnsi="Times New Roman" w:cs="Times New Roman"/>
          <w:b/>
          <w:bCs/>
          <w:sz w:val="24"/>
          <w:szCs w:val="24"/>
        </w:rPr>
        <w:t>2</w:t>
      </w:r>
      <w:r w:rsidRPr="001135C5">
        <w:rPr>
          <w:rFonts w:ascii="Times New Roman" w:hAnsi="Times New Roman" w:cs="Times New Roman"/>
          <w:b/>
          <w:bCs/>
          <w:sz w:val="24"/>
          <w:szCs w:val="24"/>
        </w:rPr>
        <w:t xml:space="preserve">: </w:t>
      </w:r>
      <w:r w:rsidR="00505378" w:rsidRPr="001135C5">
        <w:rPr>
          <w:rFonts w:ascii="Times New Roman" w:hAnsi="Times New Roman" w:cs="Times New Roman"/>
          <w:b/>
          <w:bCs/>
          <w:sz w:val="24"/>
          <w:szCs w:val="24"/>
        </w:rPr>
        <w:t>C</w:t>
      </w:r>
      <w:r w:rsidRPr="001135C5">
        <w:rPr>
          <w:rFonts w:ascii="Times New Roman" w:hAnsi="Times New Roman" w:cs="Times New Roman"/>
          <w:b/>
          <w:bCs/>
          <w:sz w:val="24"/>
          <w:szCs w:val="24"/>
        </w:rPr>
        <w:t>orrelation coefficients between various factors for confirmed rabies cases</w:t>
      </w:r>
    </w:p>
    <w:p w14:paraId="3F119730" w14:textId="19D4C19D" w:rsidR="0074014F" w:rsidRPr="001135C5" w:rsidRDefault="00505378" w:rsidP="008E4BE5">
      <w:pPr>
        <w:jc w:val="both"/>
        <w:rPr>
          <w:rFonts w:ascii="Times New Roman" w:hAnsi="Times New Roman" w:cs="Times New Roman"/>
          <w:sz w:val="24"/>
          <w:szCs w:val="24"/>
        </w:rPr>
      </w:pPr>
      <w:bookmarkStart w:id="0" w:name="_Hlk130928983"/>
      <w:r w:rsidRPr="001135C5">
        <w:rPr>
          <w:rFonts w:ascii="Times New Roman" w:hAnsi="Times New Roman" w:cs="Times New Roman"/>
          <w:sz w:val="24"/>
          <w:szCs w:val="24"/>
        </w:rPr>
        <w:t>The correlation coefficients indicate a statistically significant negative association between rabies cases and ARV, with an r value of -0.300 (p-value &lt; 0.005). Similarly, the correlation coefficients reveal a statistically significant negative association between rabies cases and rainfall, with an r value of -0.189 (p-value &lt; 0.005).</w:t>
      </w:r>
    </w:p>
    <w:bookmarkEnd w:id="0"/>
    <w:p w14:paraId="24A5461E" w14:textId="77777777" w:rsidR="00C2707F" w:rsidRPr="001135C5" w:rsidRDefault="00C2707F" w:rsidP="008E4BE5">
      <w:pPr>
        <w:jc w:val="both"/>
        <w:rPr>
          <w:rFonts w:ascii="Times New Roman" w:hAnsi="Times New Roman" w:cs="Times New Roman"/>
          <w:sz w:val="24"/>
          <w:szCs w:val="24"/>
        </w:rPr>
      </w:pPr>
    </w:p>
    <w:p w14:paraId="28B19EEA" w14:textId="0736E692" w:rsidR="00C2707F" w:rsidRPr="001135C5" w:rsidRDefault="006847F4" w:rsidP="001135C5">
      <w:pPr>
        <w:jc w:val="center"/>
        <w:rPr>
          <w:rFonts w:ascii="Times New Roman" w:hAnsi="Times New Roman" w:cs="Times New Roman"/>
          <w:sz w:val="24"/>
          <w:szCs w:val="24"/>
        </w:rPr>
      </w:pPr>
      <w:r w:rsidRPr="001135C5">
        <w:rPr>
          <w:rFonts w:ascii="Times New Roman" w:hAnsi="Times New Roman" w:cs="Times New Roman"/>
          <w:noProof/>
          <w:sz w:val="24"/>
          <w:szCs w:val="24"/>
        </w:rPr>
        <w:lastRenderedPageBreak/>
        <w:drawing>
          <wp:inline distT="0" distB="0" distL="0" distR="0" wp14:anchorId="1548DD98" wp14:editId="55713797">
            <wp:extent cx="5189517" cy="6227420"/>
            <wp:effectExtent l="0" t="0" r="0" b="2540"/>
            <wp:docPr id="1252415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1236" cy="6229482"/>
                    </a:xfrm>
                    <a:prstGeom prst="rect">
                      <a:avLst/>
                    </a:prstGeom>
                    <a:noFill/>
                    <a:ln>
                      <a:noFill/>
                    </a:ln>
                  </pic:spPr>
                </pic:pic>
              </a:graphicData>
            </a:graphic>
          </wp:inline>
        </w:drawing>
      </w:r>
    </w:p>
    <w:p w14:paraId="6D09E30A" w14:textId="058F9C94" w:rsidR="00255030" w:rsidRPr="001135C5" w:rsidRDefault="00255030"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Figure</w:t>
      </w:r>
      <w:r w:rsidR="001A7184" w:rsidRPr="001135C5">
        <w:rPr>
          <w:rFonts w:ascii="Times New Roman" w:hAnsi="Times New Roman" w:cs="Times New Roman"/>
          <w:b/>
          <w:bCs/>
          <w:sz w:val="24"/>
          <w:szCs w:val="24"/>
        </w:rPr>
        <w:t xml:space="preserve"> </w:t>
      </w:r>
      <w:r w:rsidR="002B32F1" w:rsidRPr="001135C5">
        <w:rPr>
          <w:rFonts w:ascii="Times New Roman" w:hAnsi="Times New Roman" w:cs="Times New Roman"/>
          <w:b/>
          <w:bCs/>
          <w:sz w:val="24"/>
          <w:szCs w:val="24"/>
        </w:rPr>
        <w:t>3</w:t>
      </w:r>
      <w:r w:rsidRPr="001135C5">
        <w:rPr>
          <w:rFonts w:ascii="Times New Roman" w:hAnsi="Times New Roman" w:cs="Times New Roman"/>
          <w:b/>
          <w:bCs/>
          <w:sz w:val="24"/>
          <w:szCs w:val="24"/>
        </w:rPr>
        <w:t>:</w:t>
      </w:r>
      <w:r w:rsidR="007219C5" w:rsidRPr="001135C5">
        <w:rPr>
          <w:rFonts w:ascii="Times New Roman" w:hAnsi="Times New Roman" w:cs="Times New Roman"/>
          <w:b/>
          <w:bCs/>
          <w:sz w:val="24"/>
          <w:szCs w:val="24"/>
        </w:rPr>
        <w:t xml:space="preserve"> A) Number of </w:t>
      </w:r>
      <w:r w:rsidR="008A1AFA" w:rsidRPr="001135C5">
        <w:rPr>
          <w:rFonts w:ascii="Times New Roman" w:hAnsi="Times New Roman" w:cs="Times New Roman"/>
          <w:b/>
          <w:bCs/>
          <w:sz w:val="24"/>
          <w:szCs w:val="24"/>
        </w:rPr>
        <w:t>yearly rabies</w:t>
      </w:r>
      <w:r w:rsidR="007219C5" w:rsidRPr="001135C5">
        <w:rPr>
          <w:rFonts w:ascii="Times New Roman" w:hAnsi="Times New Roman" w:cs="Times New Roman"/>
          <w:b/>
          <w:bCs/>
          <w:sz w:val="24"/>
          <w:szCs w:val="24"/>
        </w:rPr>
        <w:t xml:space="preserve"> cases</w:t>
      </w:r>
      <w:r w:rsidR="008A1AFA" w:rsidRPr="001135C5">
        <w:rPr>
          <w:rFonts w:ascii="Times New Roman" w:hAnsi="Times New Roman" w:cs="Times New Roman"/>
          <w:b/>
          <w:bCs/>
          <w:sz w:val="24"/>
          <w:szCs w:val="24"/>
        </w:rPr>
        <w:t>, ARV, and MDV</w:t>
      </w:r>
      <w:r w:rsidR="007219C5" w:rsidRPr="001135C5">
        <w:rPr>
          <w:rFonts w:ascii="Times New Roman" w:hAnsi="Times New Roman" w:cs="Times New Roman"/>
          <w:b/>
          <w:bCs/>
          <w:sz w:val="24"/>
          <w:szCs w:val="24"/>
        </w:rPr>
        <w:t xml:space="preserve"> (B) Number of monthly </w:t>
      </w:r>
      <w:r w:rsidR="008A1AFA" w:rsidRPr="001135C5">
        <w:rPr>
          <w:rFonts w:ascii="Times New Roman" w:hAnsi="Times New Roman" w:cs="Times New Roman"/>
          <w:b/>
          <w:bCs/>
          <w:sz w:val="24"/>
          <w:szCs w:val="24"/>
        </w:rPr>
        <w:t xml:space="preserve">rabies </w:t>
      </w:r>
      <w:r w:rsidR="007219C5" w:rsidRPr="001135C5">
        <w:rPr>
          <w:rFonts w:ascii="Times New Roman" w:hAnsi="Times New Roman" w:cs="Times New Roman"/>
          <w:b/>
          <w:bCs/>
          <w:sz w:val="24"/>
          <w:szCs w:val="24"/>
        </w:rPr>
        <w:t>cases</w:t>
      </w:r>
      <w:r w:rsidR="008A1AFA" w:rsidRPr="001135C5">
        <w:rPr>
          <w:rFonts w:ascii="Times New Roman" w:hAnsi="Times New Roman" w:cs="Times New Roman"/>
          <w:b/>
          <w:bCs/>
          <w:sz w:val="24"/>
          <w:szCs w:val="24"/>
        </w:rPr>
        <w:t>, ARV</w:t>
      </w:r>
      <w:r w:rsidR="007219C5" w:rsidRPr="001135C5">
        <w:rPr>
          <w:rFonts w:ascii="Times New Roman" w:hAnsi="Times New Roman" w:cs="Times New Roman"/>
          <w:b/>
          <w:bCs/>
          <w:sz w:val="24"/>
          <w:szCs w:val="24"/>
        </w:rPr>
        <w:t xml:space="preserve"> and </w:t>
      </w:r>
      <w:r w:rsidR="008A1AFA" w:rsidRPr="001135C5">
        <w:rPr>
          <w:rFonts w:ascii="Times New Roman" w:hAnsi="Times New Roman" w:cs="Times New Roman"/>
          <w:b/>
          <w:bCs/>
          <w:sz w:val="24"/>
          <w:szCs w:val="24"/>
        </w:rPr>
        <w:t xml:space="preserve">MDV </w:t>
      </w:r>
      <w:r w:rsidR="007219C5" w:rsidRPr="001135C5">
        <w:rPr>
          <w:rFonts w:ascii="Times New Roman" w:hAnsi="Times New Roman" w:cs="Times New Roman"/>
          <w:b/>
          <w:bCs/>
          <w:sz w:val="24"/>
          <w:szCs w:val="24"/>
        </w:rPr>
        <w:t>recorded in</w:t>
      </w:r>
      <w:r w:rsidR="008A1AFA" w:rsidRPr="001135C5">
        <w:rPr>
          <w:rFonts w:ascii="Times New Roman" w:hAnsi="Times New Roman" w:cs="Times New Roman"/>
          <w:b/>
          <w:bCs/>
          <w:sz w:val="24"/>
          <w:szCs w:val="24"/>
        </w:rPr>
        <w:t xml:space="preserve"> Bangladesh</w:t>
      </w:r>
      <w:r w:rsidR="001A7184" w:rsidRPr="001135C5">
        <w:rPr>
          <w:rFonts w:ascii="Times New Roman" w:hAnsi="Times New Roman" w:cs="Times New Roman"/>
          <w:b/>
          <w:bCs/>
          <w:sz w:val="24"/>
          <w:szCs w:val="24"/>
        </w:rPr>
        <w:t xml:space="preserve"> (</w:t>
      </w:r>
      <w:r w:rsidR="007219C5" w:rsidRPr="001135C5">
        <w:rPr>
          <w:rFonts w:ascii="Times New Roman" w:hAnsi="Times New Roman" w:cs="Times New Roman"/>
          <w:b/>
          <w:bCs/>
          <w:sz w:val="24"/>
          <w:szCs w:val="24"/>
        </w:rPr>
        <w:t>200</w:t>
      </w:r>
      <w:r w:rsidR="001A7184" w:rsidRPr="001135C5">
        <w:rPr>
          <w:rFonts w:ascii="Times New Roman" w:hAnsi="Times New Roman" w:cs="Times New Roman"/>
          <w:b/>
          <w:bCs/>
          <w:sz w:val="24"/>
          <w:szCs w:val="24"/>
        </w:rPr>
        <w:t>6</w:t>
      </w:r>
      <w:r w:rsidR="007219C5" w:rsidRPr="001135C5">
        <w:rPr>
          <w:rFonts w:ascii="Times New Roman" w:hAnsi="Times New Roman" w:cs="Times New Roman"/>
          <w:b/>
          <w:bCs/>
          <w:sz w:val="24"/>
          <w:szCs w:val="24"/>
        </w:rPr>
        <w:t>–202</w:t>
      </w:r>
      <w:r w:rsidR="001A7184" w:rsidRPr="001135C5">
        <w:rPr>
          <w:rFonts w:ascii="Times New Roman" w:hAnsi="Times New Roman" w:cs="Times New Roman"/>
          <w:b/>
          <w:bCs/>
          <w:sz w:val="24"/>
          <w:szCs w:val="24"/>
        </w:rPr>
        <w:t>4)</w:t>
      </w:r>
      <w:r w:rsidR="007219C5" w:rsidRPr="001135C5">
        <w:rPr>
          <w:rFonts w:ascii="Times New Roman" w:hAnsi="Times New Roman" w:cs="Times New Roman"/>
          <w:b/>
          <w:bCs/>
          <w:sz w:val="24"/>
          <w:szCs w:val="24"/>
        </w:rPr>
        <w:t>.</w:t>
      </w:r>
    </w:p>
    <w:p w14:paraId="03E51962" w14:textId="22B2CBF8" w:rsidR="001A7184" w:rsidRPr="001135C5" w:rsidRDefault="00DB1527" w:rsidP="008E4BE5">
      <w:pPr>
        <w:jc w:val="both"/>
        <w:rPr>
          <w:rFonts w:ascii="Times New Roman" w:hAnsi="Times New Roman" w:cs="Times New Roman"/>
          <w:sz w:val="24"/>
          <w:szCs w:val="24"/>
        </w:rPr>
      </w:pPr>
      <w:r w:rsidRPr="001135C5">
        <w:rPr>
          <w:rFonts w:ascii="Times New Roman" w:hAnsi="Times New Roman" w:cs="Times New Roman"/>
          <w:sz w:val="24"/>
          <w:szCs w:val="24"/>
        </w:rPr>
        <w:t>The highest number of rabies cases was recorded in 2006 (n=167), while the lowest occurred in 2024 (n=28). December had the most cases during the period from 2006 to 2024, with a total of 189 cases, whereas May and July both saw the fewest cases, each with 98.</w:t>
      </w:r>
    </w:p>
    <w:p w14:paraId="365132AD" w14:textId="206F0E0C" w:rsidR="00825994" w:rsidRPr="001135C5" w:rsidRDefault="00825994" w:rsidP="001135C5">
      <w:pPr>
        <w:jc w:val="center"/>
        <w:rPr>
          <w:rFonts w:ascii="Times New Roman" w:hAnsi="Times New Roman" w:cs="Times New Roman"/>
          <w:b/>
          <w:bCs/>
          <w:sz w:val="24"/>
          <w:szCs w:val="24"/>
        </w:rPr>
      </w:pPr>
      <w:r w:rsidRPr="001135C5">
        <w:rPr>
          <w:rFonts w:ascii="Times New Roman" w:hAnsi="Times New Roman" w:cs="Times New Roman"/>
          <w:noProof/>
          <w:sz w:val="24"/>
          <w:szCs w:val="24"/>
        </w:rPr>
        <w:lastRenderedPageBreak/>
        <w:drawing>
          <wp:inline distT="0" distB="0" distL="0" distR="0" wp14:anchorId="43ABB42F" wp14:editId="49918938">
            <wp:extent cx="4476997" cy="5969329"/>
            <wp:effectExtent l="0" t="0" r="0" b="0"/>
            <wp:docPr id="1578621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9898" cy="5973197"/>
                    </a:xfrm>
                    <a:prstGeom prst="rect">
                      <a:avLst/>
                    </a:prstGeom>
                    <a:noFill/>
                    <a:ln>
                      <a:noFill/>
                    </a:ln>
                  </pic:spPr>
                </pic:pic>
              </a:graphicData>
            </a:graphic>
          </wp:inline>
        </w:drawing>
      </w:r>
    </w:p>
    <w:p w14:paraId="1CBEDEF8" w14:textId="77777777" w:rsidR="00825994" w:rsidRPr="001135C5" w:rsidRDefault="00825994" w:rsidP="008E4BE5">
      <w:pPr>
        <w:jc w:val="both"/>
        <w:rPr>
          <w:rFonts w:ascii="Times New Roman" w:hAnsi="Times New Roman" w:cs="Times New Roman"/>
          <w:b/>
          <w:bCs/>
          <w:sz w:val="24"/>
          <w:szCs w:val="24"/>
        </w:rPr>
      </w:pPr>
    </w:p>
    <w:p w14:paraId="709E6B0D" w14:textId="6CF3FBF5" w:rsidR="00255030" w:rsidRPr="001135C5" w:rsidRDefault="001A7184"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Fig </w:t>
      </w:r>
      <w:r w:rsidR="00F4002A" w:rsidRPr="001135C5">
        <w:rPr>
          <w:rFonts w:ascii="Times New Roman" w:hAnsi="Times New Roman" w:cs="Times New Roman"/>
          <w:b/>
          <w:bCs/>
          <w:sz w:val="24"/>
          <w:szCs w:val="24"/>
        </w:rPr>
        <w:t>4</w:t>
      </w:r>
      <w:r w:rsidRPr="001135C5">
        <w:rPr>
          <w:rFonts w:ascii="Times New Roman" w:hAnsi="Times New Roman" w:cs="Times New Roman"/>
          <w:b/>
          <w:bCs/>
          <w:sz w:val="24"/>
          <w:szCs w:val="24"/>
        </w:rPr>
        <w:t>: (Top) Mean monthly growth factor for the period of 2006–2024. (Bottom) The monthly growth factor for the individual year 2006–2024. The horizontal dashed line indicates monthly growth factor 1 (the same number of rabies cases in 2 subsequent months).</w:t>
      </w:r>
    </w:p>
    <w:p w14:paraId="3D24E170" w14:textId="47BE7FA3" w:rsidR="00DB1527" w:rsidRPr="001135C5" w:rsidRDefault="00DB1527"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The overall mean GF for the number of </w:t>
      </w:r>
      <w:r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per month was 1.</w:t>
      </w:r>
      <w:r w:rsidRPr="001135C5">
        <w:rPr>
          <w:rFonts w:ascii="Times New Roman" w:hAnsi="Times New Roman" w:cs="Times New Roman"/>
          <w:sz w:val="24"/>
          <w:szCs w:val="24"/>
        </w:rPr>
        <w:t>12</w:t>
      </w:r>
      <w:r w:rsidRPr="001135C5">
        <w:rPr>
          <w:rFonts w:ascii="Times New Roman" w:hAnsi="Times New Roman" w:cs="Times New Roman"/>
          <w:sz w:val="24"/>
          <w:szCs w:val="24"/>
        </w:rPr>
        <w:t xml:space="preserve"> (SD = 0.</w:t>
      </w:r>
      <w:r w:rsidRPr="001135C5">
        <w:rPr>
          <w:rFonts w:ascii="Times New Roman" w:hAnsi="Times New Roman" w:cs="Times New Roman"/>
          <w:sz w:val="24"/>
          <w:szCs w:val="24"/>
        </w:rPr>
        <w:t>70</w:t>
      </w:r>
      <w:r w:rsidRPr="001135C5">
        <w:rPr>
          <w:rFonts w:ascii="Times New Roman" w:hAnsi="Times New Roman" w:cs="Times New Roman"/>
          <w:sz w:val="24"/>
          <w:szCs w:val="24"/>
        </w:rPr>
        <w:t xml:space="preserve">). However, in </w:t>
      </w:r>
      <w:r w:rsidRPr="001135C5">
        <w:rPr>
          <w:rFonts w:ascii="Times New Roman" w:hAnsi="Times New Roman" w:cs="Times New Roman"/>
          <w:sz w:val="24"/>
          <w:szCs w:val="24"/>
        </w:rPr>
        <w:t>pre-monsoon</w:t>
      </w:r>
      <w:r w:rsidRPr="001135C5">
        <w:rPr>
          <w:rFonts w:ascii="Times New Roman" w:hAnsi="Times New Roman" w:cs="Times New Roman"/>
          <w:sz w:val="24"/>
          <w:szCs w:val="24"/>
        </w:rPr>
        <w:t xml:space="preserve"> (</w:t>
      </w:r>
      <w:r w:rsidRPr="001135C5">
        <w:rPr>
          <w:rFonts w:ascii="Times New Roman" w:hAnsi="Times New Roman" w:cs="Times New Roman"/>
          <w:sz w:val="24"/>
          <w:szCs w:val="24"/>
        </w:rPr>
        <w:t>March-May</w:t>
      </w:r>
      <w:r w:rsidRPr="001135C5">
        <w:rPr>
          <w:rFonts w:ascii="Times New Roman" w:hAnsi="Times New Roman" w:cs="Times New Roman"/>
          <w:sz w:val="24"/>
          <w:szCs w:val="24"/>
        </w:rPr>
        <w:t xml:space="preserve">), the </w:t>
      </w:r>
      <w:r w:rsidR="00E612B5" w:rsidRPr="001135C5">
        <w:rPr>
          <w:rFonts w:ascii="Times New Roman" w:hAnsi="Times New Roman" w:cs="Times New Roman"/>
          <w:sz w:val="24"/>
          <w:szCs w:val="24"/>
        </w:rPr>
        <w:t xml:space="preserve">average </w:t>
      </w:r>
      <w:r w:rsidRPr="001135C5">
        <w:rPr>
          <w:rFonts w:ascii="Times New Roman" w:hAnsi="Times New Roman" w:cs="Times New Roman"/>
          <w:sz w:val="24"/>
          <w:szCs w:val="24"/>
        </w:rPr>
        <w:t xml:space="preserve">monthly GF was </w:t>
      </w:r>
      <w:r w:rsidRPr="001135C5">
        <w:rPr>
          <w:rFonts w:ascii="Times New Roman" w:hAnsi="Times New Roman" w:cs="Times New Roman"/>
          <w:sz w:val="24"/>
          <w:szCs w:val="24"/>
        </w:rPr>
        <w:t>below</w:t>
      </w:r>
      <w:r w:rsidRPr="001135C5">
        <w:rPr>
          <w:rFonts w:ascii="Times New Roman" w:hAnsi="Times New Roman" w:cs="Times New Roman"/>
          <w:sz w:val="24"/>
          <w:szCs w:val="24"/>
        </w:rPr>
        <w:t xml:space="preserve"> 1</w:t>
      </w:r>
      <w:r w:rsidR="00E612B5" w:rsidRPr="001135C5">
        <w:rPr>
          <w:rFonts w:ascii="Times New Roman" w:hAnsi="Times New Roman" w:cs="Times New Roman"/>
          <w:sz w:val="24"/>
          <w:szCs w:val="24"/>
        </w:rPr>
        <w:t xml:space="preserve"> (0.99)</w:t>
      </w:r>
      <w:r w:rsidRPr="001135C5">
        <w:rPr>
          <w:rFonts w:ascii="Times New Roman" w:hAnsi="Times New Roman" w:cs="Times New Roman"/>
          <w:sz w:val="24"/>
          <w:szCs w:val="24"/>
        </w:rPr>
        <w:t xml:space="preserve">, while for the rest of the months, the monthly GF was </w:t>
      </w:r>
      <w:r w:rsidR="00E612B5" w:rsidRPr="001135C5">
        <w:rPr>
          <w:rFonts w:ascii="Times New Roman" w:hAnsi="Times New Roman" w:cs="Times New Roman"/>
          <w:sz w:val="24"/>
          <w:szCs w:val="24"/>
        </w:rPr>
        <w:t>above</w:t>
      </w:r>
      <w:r w:rsidRPr="001135C5">
        <w:rPr>
          <w:rFonts w:ascii="Times New Roman" w:hAnsi="Times New Roman" w:cs="Times New Roman"/>
          <w:sz w:val="24"/>
          <w:szCs w:val="24"/>
        </w:rPr>
        <w:t xml:space="preserve"> 1</w:t>
      </w:r>
      <w:r w:rsidR="00E612B5" w:rsidRPr="001135C5">
        <w:rPr>
          <w:rFonts w:ascii="Times New Roman" w:hAnsi="Times New Roman" w:cs="Times New Roman"/>
          <w:sz w:val="24"/>
          <w:szCs w:val="24"/>
        </w:rPr>
        <w:t xml:space="preserve"> (GF of Rainy season = 1.21 and winter season=1.12)</w:t>
      </w:r>
      <w:r w:rsidRPr="001135C5">
        <w:rPr>
          <w:rFonts w:ascii="Times New Roman" w:hAnsi="Times New Roman" w:cs="Times New Roman"/>
          <w:sz w:val="24"/>
          <w:szCs w:val="24"/>
        </w:rPr>
        <w:t xml:space="preserve">. </w:t>
      </w:r>
      <w:r w:rsidR="00E612B5" w:rsidRPr="001135C5">
        <w:rPr>
          <w:rFonts w:ascii="Times New Roman" w:hAnsi="Times New Roman" w:cs="Times New Roman"/>
          <w:sz w:val="24"/>
          <w:szCs w:val="24"/>
        </w:rPr>
        <w:t>Almost</w:t>
      </w:r>
      <w:r w:rsidRPr="001135C5">
        <w:rPr>
          <w:rFonts w:ascii="Times New Roman" w:hAnsi="Times New Roman" w:cs="Times New Roman"/>
          <w:sz w:val="24"/>
          <w:szCs w:val="24"/>
        </w:rPr>
        <w:t xml:space="preserve"> </w:t>
      </w:r>
      <w:r w:rsidR="00E612B5" w:rsidRPr="001135C5">
        <w:rPr>
          <w:rFonts w:ascii="Times New Roman" w:hAnsi="Times New Roman" w:cs="Times New Roman"/>
          <w:sz w:val="24"/>
          <w:szCs w:val="24"/>
        </w:rPr>
        <w:t>60</w:t>
      </w:r>
      <w:r w:rsidRPr="001135C5">
        <w:rPr>
          <w:rFonts w:ascii="Times New Roman" w:hAnsi="Times New Roman" w:cs="Times New Roman"/>
          <w:sz w:val="24"/>
          <w:szCs w:val="24"/>
        </w:rPr>
        <w:t>% (</w:t>
      </w:r>
      <w:r w:rsidR="00E612B5" w:rsidRPr="001135C5">
        <w:rPr>
          <w:rFonts w:ascii="Times New Roman" w:hAnsi="Times New Roman" w:cs="Times New Roman"/>
          <w:sz w:val="24"/>
          <w:szCs w:val="24"/>
        </w:rPr>
        <w:t>134</w:t>
      </w:r>
      <w:r w:rsidRPr="001135C5">
        <w:rPr>
          <w:rFonts w:ascii="Times New Roman" w:hAnsi="Times New Roman" w:cs="Times New Roman"/>
          <w:sz w:val="24"/>
          <w:szCs w:val="24"/>
        </w:rPr>
        <w:t>/</w:t>
      </w:r>
      <w:r w:rsidR="00E612B5" w:rsidRPr="001135C5">
        <w:rPr>
          <w:rFonts w:ascii="Times New Roman" w:hAnsi="Times New Roman" w:cs="Times New Roman"/>
          <w:sz w:val="24"/>
          <w:szCs w:val="24"/>
        </w:rPr>
        <w:t>225</w:t>
      </w:r>
      <w:r w:rsidRPr="001135C5">
        <w:rPr>
          <w:rFonts w:ascii="Times New Roman" w:hAnsi="Times New Roman" w:cs="Times New Roman"/>
          <w:sz w:val="24"/>
          <w:szCs w:val="24"/>
        </w:rPr>
        <w:t>) of months for the period 200</w:t>
      </w:r>
      <w:r w:rsidR="00E612B5" w:rsidRPr="001135C5">
        <w:rPr>
          <w:rFonts w:ascii="Times New Roman" w:hAnsi="Times New Roman" w:cs="Times New Roman"/>
          <w:sz w:val="24"/>
          <w:szCs w:val="24"/>
        </w:rPr>
        <w:t>6</w:t>
      </w:r>
      <w:r w:rsidRPr="001135C5">
        <w:rPr>
          <w:rFonts w:ascii="Times New Roman" w:hAnsi="Times New Roman" w:cs="Times New Roman"/>
          <w:sz w:val="24"/>
          <w:szCs w:val="24"/>
        </w:rPr>
        <w:t>–202</w:t>
      </w:r>
      <w:r w:rsidR="00E612B5" w:rsidRPr="001135C5">
        <w:rPr>
          <w:rFonts w:ascii="Times New Roman" w:hAnsi="Times New Roman" w:cs="Times New Roman"/>
          <w:sz w:val="24"/>
          <w:szCs w:val="24"/>
        </w:rPr>
        <w:t>4</w:t>
      </w:r>
      <w:r w:rsidRPr="001135C5">
        <w:rPr>
          <w:rFonts w:ascii="Times New Roman" w:hAnsi="Times New Roman" w:cs="Times New Roman"/>
          <w:sz w:val="24"/>
          <w:szCs w:val="24"/>
        </w:rPr>
        <w:t xml:space="preserve"> had mean monthly GF &gt; 1 compared to </w:t>
      </w:r>
      <w:r w:rsidR="00E612B5" w:rsidRPr="001135C5">
        <w:rPr>
          <w:rFonts w:ascii="Times New Roman" w:hAnsi="Times New Roman" w:cs="Times New Roman"/>
          <w:sz w:val="24"/>
          <w:szCs w:val="24"/>
        </w:rPr>
        <w:t xml:space="preserve">other months </w:t>
      </w:r>
      <w:r w:rsidRPr="001135C5">
        <w:rPr>
          <w:rFonts w:ascii="Times New Roman" w:hAnsi="Times New Roman" w:cs="Times New Roman"/>
          <w:sz w:val="24"/>
          <w:szCs w:val="24"/>
        </w:rPr>
        <w:t xml:space="preserve">of the same period. </w:t>
      </w:r>
      <w:r w:rsidR="00E612B5" w:rsidRPr="001135C5">
        <w:rPr>
          <w:rFonts w:ascii="Times New Roman" w:hAnsi="Times New Roman" w:cs="Times New Roman"/>
          <w:sz w:val="24"/>
          <w:szCs w:val="24"/>
        </w:rPr>
        <w:t>August</w:t>
      </w:r>
      <w:r w:rsidRPr="001135C5">
        <w:rPr>
          <w:rFonts w:ascii="Times New Roman" w:hAnsi="Times New Roman" w:cs="Times New Roman"/>
          <w:sz w:val="24"/>
          <w:szCs w:val="24"/>
        </w:rPr>
        <w:t xml:space="preserve"> had the highest GF with a mean value of </w:t>
      </w:r>
      <w:r w:rsidR="00E612B5" w:rsidRPr="001135C5">
        <w:rPr>
          <w:rFonts w:ascii="Times New Roman" w:hAnsi="Times New Roman" w:cs="Times New Roman"/>
          <w:sz w:val="24"/>
          <w:szCs w:val="24"/>
        </w:rPr>
        <w:t xml:space="preserve">1.46 </w:t>
      </w:r>
      <w:r w:rsidRPr="001135C5">
        <w:rPr>
          <w:rFonts w:ascii="Times New Roman" w:hAnsi="Times New Roman" w:cs="Times New Roman"/>
          <w:sz w:val="24"/>
          <w:szCs w:val="24"/>
        </w:rPr>
        <w:t xml:space="preserve">indicating that cases would </w:t>
      </w:r>
      <w:r w:rsidR="00F249B1" w:rsidRPr="001135C5">
        <w:rPr>
          <w:rFonts w:ascii="Times New Roman" w:hAnsi="Times New Roman" w:cs="Times New Roman"/>
          <w:sz w:val="24"/>
          <w:szCs w:val="24"/>
        </w:rPr>
        <w:t>be more</w:t>
      </w:r>
      <w:r w:rsidRPr="001135C5">
        <w:rPr>
          <w:rFonts w:ascii="Times New Roman" w:hAnsi="Times New Roman" w:cs="Times New Roman"/>
          <w:sz w:val="24"/>
          <w:szCs w:val="24"/>
        </w:rPr>
        <w:t xml:space="preserve"> than </w:t>
      </w:r>
      <w:r w:rsidR="00E612B5" w:rsidRPr="001135C5">
        <w:rPr>
          <w:rFonts w:ascii="Times New Roman" w:hAnsi="Times New Roman" w:cs="Times New Roman"/>
          <w:sz w:val="24"/>
          <w:szCs w:val="24"/>
        </w:rPr>
        <w:t>1.46</w:t>
      </w:r>
      <w:r w:rsidRPr="001135C5">
        <w:rPr>
          <w:rFonts w:ascii="Times New Roman" w:hAnsi="Times New Roman" w:cs="Times New Roman"/>
          <w:sz w:val="24"/>
          <w:szCs w:val="24"/>
        </w:rPr>
        <w:t xml:space="preserve"> times higher in the next month (</w:t>
      </w:r>
      <w:r w:rsidR="00E612B5" w:rsidRPr="001135C5">
        <w:rPr>
          <w:rFonts w:ascii="Times New Roman" w:hAnsi="Times New Roman" w:cs="Times New Roman"/>
          <w:sz w:val="24"/>
          <w:szCs w:val="24"/>
        </w:rPr>
        <w:t>September</w:t>
      </w:r>
      <w:r w:rsidRPr="001135C5">
        <w:rPr>
          <w:rFonts w:ascii="Times New Roman" w:hAnsi="Times New Roman" w:cs="Times New Roman"/>
          <w:sz w:val="24"/>
          <w:szCs w:val="24"/>
        </w:rPr>
        <w:t xml:space="preserve">). The lowest GF was </w:t>
      </w:r>
      <w:r w:rsidRPr="001135C5">
        <w:rPr>
          <w:rFonts w:ascii="Times New Roman" w:hAnsi="Times New Roman" w:cs="Times New Roman"/>
          <w:sz w:val="24"/>
          <w:szCs w:val="24"/>
        </w:rPr>
        <w:lastRenderedPageBreak/>
        <w:t xml:space="preserve">recorded in </w:t>
      </w:r>
      <w:r w:rsidR="00F249B1" w:rsidRPr="001135C5">
        <w:rPr>
          <w:rFonts w:ascii="Times New Roman" w:hAnsi="Times New Roman" w:cs="Times New Roman"/>
          <w:sz w:val="24"/>
          <w:szCs w:val="24"/>
        </w:rPr>
        <w:t>May</w:t>
      </w:r>
      <w:r w:rsidRPr="001135C5">
        <w:rPr>
          <w:rFonts w:ascii="Times New Roman" w:hAnsi="Times New Roman" w:cs="Times New Roman"/>
          <w:sz w:val="24"/>
          <w:szCs w:val="24"/>
        </w:rPr>
        <w:t xml:space="preserve"> with a mean of 0.</w:t>
      </w:r>
      <w:r w:rsidR="00F249B1" w:rsidRPr="001135C5">
        <w:rPr>
          <w:rFonts w:ascii="Times New Roman" w:hAnsi="Times New Roman" w:cs="Times New Roman"/>
          <w:sz w:val="24"/>
          <w:szCs w:val="24"/>
        </w:rPr>
        <w:t>82</w:t>
      </w:r>
      <w:r w:rsidRPr="001135C5">
        <w:rPr>
          <w:rFonts w:ascii="Times New Roman" w:hAnsi="Times New Roman" w:cs="Times New Roman"/>
          <w:sz w:val="24"/>
          <w:szCs w:val="24"/>
        </w:rPr>
        <w:t xml:space="preserve"> indicating that cases in </w:t>
      </w:r>
      <w:r w:rsidR="00F249B1" w:rsidRPr="001135C5">
        <w:rPr>
          <w:rFonts w:ascii="Times New Roman" w:hAnsi="Times New Roman" w:cs="Times New Roman"/>
          <w:sz w:val="24"/>
          <w:szCs w:val="24"/>
        </w:rPr>
        <w:t>June</w:t>
      </w:r>
      <w:r w:rsidRPr="001135C5">
        <w:rPr>
          <w:rFonts w:ascii="Times New Roman" w:hAnsi="Times New Roman" w:cs="Times New Roman"/>
          <w:sz w:val="24"/>
          <w:szCs w:val="24"/>
        </w:rPr>
        <w:t xml:space="preserve"> would be </w:t>
      </w:r>
      <w:r w:rsidR="00F249B1" w:rsidRPr="001135C5">
        <w:rPr>
          <w:rFonts w:ascii="Times New Roman" w:hAnsi="Times New Roman" w:cs="Times New Roman"/>
          <w:sz w:val="24"/>
          <w:szCs w:val="24"/>
        </w:rPr>
        <w:t>lower</w:t>
      </w:r>
      <w:r w:rsidRPr="001135C5">
        <w:rPr>
          <w:rFonts w:ascii="Times New Roman" w:hAnsi="Times New Roman" w:cs="Times New Roman"/>
          <w:sz w:val="24"/>
          <w:szCs w:val="24"/>
        </w:rPr>
        <w:t xml:space="preserve"> compared to the number of cases recorded in </w:t>
      </w:r>
      <w:r w:rsidR="00F249B1" w:rsidRPr="001135C5">
        <w:rPr>
          <w:rFonts w:ascii="Times New Roman" w:hAnsi="Times New Roman" w:cs="Times New Roman"/>
          <w:sz w:val="24"/>
          <w:szCs w:val="24"/>
        </w:rPr>
        <w:t>May</w:t>
      </w:r>
      <w:r w:rsidRPr="001135C5">
        <w:rPr>
          <w:rFonts w:ascii="Times New Roman" w:hAnsi="Times New Roman" w:cs="Times New Roman"/>
          <w:sz w:val="24"/>
          <w:szCs w:val="24"/>
        </w:rPr>
        <w:t xml:space="preserve"> (Fig. </w:t>
      </w:r>
      <w:r w:rsidR="006518C8" w:rsidRPr="001135C5">
        <w:rPr>
          <w:rFonts w:ascii="Times New Roman" w:hAnsi="Times New Roman" w:cs="Times New Roman"/>
          <w:sz w:val="24"/>
          <w:szCs w:val="24"/>
        </w:rPr>
        <w:t>2</w:t>
      </w:r>
      <w:r w:rsidRPr="001135C5">
        <w:rPr>
          <w:rFonts w:ascii="Times New Roman" w:hAnsi="Times New Roman" w:cs="Times New Roman"/>
          <w:sz w:val="24"/>
          <w:szCs w:val="24"/>
        </w:rPr>
        <w:t>).</w:t>
      </w:r>
    </w:p>
    <w:p w14:paraId="020D5403" w14:textId="77777777" w:rsidR="00131E52" w:rsidRPr="001135C5" w:rsidRDefault="00131E52" w:rsidP="008E4BE5">
      <w:pPr>
        <w:jc w:val="both"/>
        <w:rPr>
          <w:rFonts w:ascii="Times New Roman" w:hAnsi="Times New Roman" w:cs="Times New Roman"/>
          <w:b/>
          <w:bCs/>
          <w:sz w:val="24"/>
          <w:szCs w:val="24"/>
        </w:rPr>
      </w:pPr>
    </w:p>
    <w:p w14:paraId="70F80D8B" w14:textId="77777777" w:rsidR="001A7184" w:rsidRPr="001135C5" w:rsidRDefault="001A7184" w:rsidP="008E4BE5">
      <w:pPr>
        <w:jc w:val="both"/>
        <w:rPr>
          <w:rFonts w:ascii="Times New Roman" w:hAnsi="Times New Roman" w:cs="Times New Roman"/>
          <w:sz w:val="24"/>
          <w:szCs w:val="24"/>
        </w:rPr>
      </w:pPr>
    </w:p>
    <w:p w14:paraId="6ADBBA3D" w14:textId="41384283" w:rsidR="00CB0365" w:rsidRPr="001135C5" w:rsidRDefault="00CB0365" w:rsidP="008E4BE5">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Table </w:t>
      </w:r>
      <w:r w:rsidR="00277ADC" w:rsidRPr="001135C5">
        <w:rPr>
          <w:rFonts w:ascii="Times New Roman" w:hAnsi="Times New Roman" w:cs="Times New Roman"/>
          <w:b/>
          <w:bCs/>
          <w:sz w:val="24"/>
          <w:szCs w:val="24"/>
        </w:rPr>
        <w:t>3</w:t>
      </w:r>
      <w:r w:rsidRPr="001135C5">
        <w:rPr>
          <w:rFonts w:ascii="Times New Roman" w:hAnsi="Times New Roman" w:cs="Times New Roman"/>
          <w:b/>
          <w:bCs/>
          <w:sz w:val="24"/>
          <w:szCs w:val="24"/>
        </w:rPr>
        <w:t xml:space="preserve">: The Mann-Kendell trend test of rabies cases in Bangladesh </w:t>
      </w:r>
    </w:p>
    <w:tbl>
      <w:tblPr>
        <w:tblW w:w="5000" w:type="pct"/>
        <w:tblBorders>
          <w:top w:val="single" w:sz="4" w:space="0" w:color="auto"/>
        </w:tblBorders>
        <w:tblLook w:val="04A0" w:firstRow="1" w:lastRow="0" w:firstColumn="1" w:lastColumn="0" w:noHBand="0" w:noVBand="1"/>
      </w:tblPr>
      <w:tblGrid>
        <w:gridCol w:w="2458"/>
        <w:gridCol w:w="1708"/>
        <w:gridCol w:w="2588"/>
        <w:gridCol w:w="2596"/>
      </w:tblGrid>
      <w:tr w:rsidR="00D87C01" w:rsidRPr="001135C5" w14:paraId="47D063BF"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0A84A369"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 xml:space="preserve">Test </w:t>
            </w:r>
          </w:p>
        </w:tc>
        <w:tc>
          <w:tcPr>
            <w:tcW w:w="913" w:type="pct"/>
            <w:tcBorders>
              <w:top w:val="single" w:sz="4" w:space="0" w:color="auto"/>
              <w:left w:val="single" w:sz="4" w:space="0" w:color="auto"/>
              <w:bottom w:val="single" w:sz="4" w:space="0" w:color="auto"/>
              <w:right w:val="single" w:sz="4" w:space="0" w:color="auto"/>
            </w:tcBorders>
            <w:hideMark/>
          </w:tcPr>
          <w:p w14:paraId="1D7DA054"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Rabies Cases</w:t>
            </w:r>
          </w:p>
        </w:tc>
        <w:tc>
          <w:tcPr>
            <w:tcW w:w="1384" w:type="pct"/>
            <w:tcBorders>
              <w:top w:val="single" w:sz="4" w:space="0" w:color="auto"/>
              <w:left w:val="single" w:sz="4" w:space="0" w:color="auto"/>
              <w:bottom w:val="single" w:sz="4" w:space="0" w:color="auto"/>
              <w:right w:val="single" w:sz="4" w:space="0" w:color="auto"/>
            </w:tcBorders>
            <w:hideMark/>
          </w:tcPr>
          <w:p w14:paraId="777C7E4B"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ARV</w:t>
            </w:r>
          </w:p>
        </w:tc>
        <w:tc>
          <w:tcPr>
            <w:tcW w:w="1388" w:type="pct"/>
            <w:tcBorders>
              <w:top w:val="single" w:sz="4" w:space="0" w:color="auto"/>
              <w:left w:val="single" w:sz="4" w:space="0" w:color="auto"/>
              <w:bottom w:val="single" w:sz="4" w:space="0" w:color="auto"/>
              <w:right w:val="single" w:sz="4" w:space="0" w:color="auto"/>
            </w:tcBorders>
            <w:hideMark/>
          </w:tcPr>
          <w:p w14:paraId="7E0603E5"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MDV</w:t>
            </w:r>
          </w:p>
        </w:tc>
      </w:tr>
      <w:tr w:rsidR="00D87C01" w:rsidRPr="001135C5" w14:paraId="7D7969D3"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208F8475" w14:textId="77777777" w:rsidR="00CB0365" w:rsidRPr="001135C5" w:rsidRDefault="00CB0365" w:rsidP="008E4BE5">
            <w:pPr>
              <w:spacing w:after="0" w:line="360" w:lineRule="auto"/>
              <w:jc w:val="both"/>
              <w:rPr>
                <w:rFonts w:ascii="Times New Roman" w:hAnsi="Times New Roman" w:cs="Times New Roman"/>
                <w:b/>
                <w:sz w:val="24"/>
                <w:szCs w:val="24"/>
              </w:rPr>
            </w:pPr>
            <w:r w:rsidRPr="001135C5">
              <w:rPr>
                <w:rFonts w:ascii="Times New Roman" w:hAnsi="Times New Roman" w:cs="Times New Roman"/>
                <w:b/>
                <w:sz w:val="24"/>
                <w:szCs w:val="24"/>
              </w:rPr>
              <w:t>Mann-Kendell trend analysis</w:t>
            </w:r>
          </w:p>
        </w:tc>
        <w:tc>
          <w:tcPr>
            <w:tcW w:w="913" w:type="pct"/>
            <w:tcBorders>
              <w:top w:val="single" w:sz="4" w:space="0" w:color="auto"/>
              <w:left w:val="single" w:sz="4" w:space="0" w:color="auto"/>
              <w:bottom w:val="single" w:sz="4" w:space="0" w:color="auto"/>
              <w:right w:val="single" w:sz="4" w:space="0" w:color="auto"/>
            </w:tcBorders>
          </w:tcPr>
          <w:p w14:paraId="3CD94FD3" w14:textId="77777777" w:rsidR="00CB0365" w:rsidRPr="001135C5" w:rsidRDefault="00CB0365" w:rsidP="008E4BE5">
            <w:pPr>
              <w:spacing w:after="0" w:line="360" w:lineRule="auto"/>
              <w:jc w:val="both"/>
              <w:rPr>
                <w:rFonts w:ascii="Times New Roman" w:hAnsi="Times New Roman" w:cs="Times New Roman"/>
                <w:b/>
                <w:sz w:val="24"/>
                <w:szCs w:val="24"/>
              </w:rPr>
            </w:pPr>
          </w:p>
        </w:tc>
        <w:tc>
          <w:tcPr>
            <w:tcW w:w="1384" w:type="pct"/>
            <w:tcBorders>
              <w:top w:val="single" w:sz="4" w:space="0" w:color="auto"/>
              <w:left w:val="single" w:sz="4" w:space="0" w:color="auto"/>
              <w:bottom w:val="single" w:sz="4" w:space="0" w:color="auto"/>
              <w:right w:val="single" w:sz="4" w:space="0" w:color="auto"/>
            </w:tcBorders>
          </w:tcPr>
          <w:p w14:paraId="77D82AE4" w14:textId="77777777" w:rsidR="00CB0365" w:rsidRPr="001135C5" w:rsidRDefault="00CB0365" w:rsidP="008E4BE5">
            <w:pPr>
              <w:spacing w:after="0" w:line="360" w:lineRule="auto"/>
              <w:jc w:val="both"/>
              <w:rPr>
                <w:rFonts w:ascii="Times New Roman" w:hAnsi="Times New Roman" w:cs="Times New Roman"/>
                <w:b/>
                <w:sz w:val="24"/>
                <w:szCs w:val="24"/>
              </w:rPr>
            </w:pPr>
          </w:p>
        </w:tc>
        <w:tc>
          <w:tcPr>
            <w:tcW w:w="1388" w:type="pct"/>
            <w:tcBorders>
              <w:top w:val="single" w:sz="4" w:space="0" w:color="auto"/>
              <w:left w:val="single" w:sz="4" w:space="0" w:color="auto"/>
              <w:bottom w:val="single" w:sz="4" w:space="0" w:color="auto"/>
              <w:right w:val="single" w:sz="4" w:space="0" w:color="auto"/>
            </w:tcBorders>
          </w:tcPr>
          <w:p w14:paraId="3AF2537B" w14:textId="77777777" w:rsidR="00CB0365" w:rsidRPr="001135C5" w:rsidRDefault="00CB0365" w:rsidP="008E4BE5">
            <w:pPr>
              <w:spacing w:after="0" w:line="360" w:lineRule="auto"/>
              <w:jc w:val="both"/>
              <w:rPr>
                <w:rFonts w:ascii="Times New Roman" w:hAnsi="Times New Roman" w:cs="Times New Roman"/>
                <w:b/>
                <w:sz w:val="24"/>
                <w:szCs w:val="24"/>
              </w:rPr>
            </w:pPr>
          </w:p>
        </w:tc>
      </w:tr>
      <w:tr w:rsidR="00D87C01" w:rsidRPr="001135C5" w14:paraId="0FFF5F94"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35DDC32E"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Tau</w:t>
            </w:r>
          </w:p>
        </w:tc>
        <w:tc>
          <w:tcPr>
            <w:tcW w:w="913" w:type="pct"/>
            <w:tcBorders>
              <w:top w:val="single" w:sz="4" w:space="0" w:color="auto"/>
              <w:left w:val="single" w:sz="4" w:space="0" w:color="auto"/>
              <w:bottom w:val="single" w:sz="4" w:space="0" w:color="auto"/>
              <w:right w:val="single" w:sz="4" w:space="0" w:color="auto"/>
            </w:tcBorders>
            <w:hideMark/>
          </w:tcPr>
          <w:p w14:paraId="17959B8C" w14:textId="00F1A637" w:rsidR="00CB0365"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B07F36" w:rsidRPr="001135C5">
              <w:rPr>
                <w:rFonts w:ascii="Times New Roman" w:hAnsi="Times New Roman" w:cs="Times New Roman"/>
                <w:sz w:val="24"/>
                <w:szCs w:val="24"/>
              </w:rPr>
              <w:t>84</w:t>
            </w:r>
          </w:p>
        </w:tc>
        <w:tc>
          <w:tcPr>
            <w:tcW w:w="1384" w:type="pct"/>
            <w:tcBorders>
              <w:top w:val="single" w:sz="4" w:space="0" w:color="auto"/>
              <w:left w:val="single" w:sz="4" w:space="0" w:color="auto"/>
              <w:bottom w:val="single" w:sz="4" w:space="0" w:color="auto"/>
              <w:right w:val="single" w:sz="4" w:space="0" w:color="auto"/>
            </w:tcBorders>
            <w:hideMark/>
          </w:tcPr>
          <w:p w14:paraId="617D098C" w14:textId="2CF0CAED" w:rsidR="00CB0365" w:rsidRPr="001135C5" w:rsidRDefault="0065458D"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4D1DD9" w:rsidRPr="001135C5">
              <w:rPr>
                <w:rFonts w:ascii="Times New Roman" w:hAnsi="Times New Roman" w:cs="Times New Roman"/>
                <w:sz w:val="24"/>
                <w:szCs w:val="24"/>
              </w:rPr>
              <w:t>615</w:t>
            </w:r>
          </w:p>
        </w:tc>
        <w:tc>
          <w:tcPr>
            <w:tcW w:w="1388" w:type="pct"/>
            <w:tcBorders>
              <w:top w:val="single" w:sz="4" w:space="0" w:color="auto"/>
              <w:left w:val="single" w:sz="4" w:space="0" w:color="auto"/>
              <w:bottom w:val="single" w:sz="4" w:space="0" w:color="auto"/>
              <w:right w:val="single" w:sz="4" w:space="0" w:color="auto"/>
            </w:tcBorders>
            <w:hideMark/>
          </w:tcPr>
          <w:p w14:paraId="14E428D6" w14:textId="19657DC1"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5</w:t>
            </w:r>
            <w:r w:rsidR="004D1DD9" w:rsidRPr="001135C5">
              <w:rPr>
                <w:rFonts w:ascii="Times New Roman" w:hAnsi="Times New Roman" w:cs="Times New Roman"/>
                <w:sz w:val="24"/>
                <w:szCs w:val="24"/>
              </w:rPr>
              <w:t>2</w:t>
            </w:r>
          </w:p>
        </w:tc>
      </w:tr>
      <w:tr w:rsidR="00D87C01" w:rsidRPr="001135C5" w14:paraId="275999EE"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53026F54" w14:textId="77777777"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bCs/>
                <w:sz w:val="24"/>
                <w:szCs w:val="24"/>
              </w:rPr>
              <w:t>p-value</w:t>
            </w:r>
          </w:p>
        </w:tc>
        <w:tc>
          <w:tcPr>
            <w:tcW w:w="913" w:type="pct"/>
            <w:tcBorders>
              <w:top w:val="single" w:sz="4" w:space="0" w:color="auto"/>
              <w:left w:val="single" w:sz="4" w:space="0" w:color="auto"/>
              <w:bottom w:val="single" w:sz="4" w:space="0" w:color="auto"/>
              <w:right w:val="single" w:sz="4" w:space="0" w:color="auto"/>
            </w:tcBorders>
            <w:hideMark/>
          </w:tcPr>
          <w:p w14:paraId="1F75DD0F" w14:textId="2FE3D4B0"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c>
          <w:tcPr>
            <w:tcW w:w="1384" w:type="pct"/>
            <w:tcBorders>
              <w:top w:val="single" w:sz="4" w:space="0" w:color="auto"/>
              <w:left w:val="single" w:sz="4" w:space="0" w:color="auto"/>
              <w:bottom w:val="single" w:sz="4" w:space="0" w:color="auto"/>
              <w:right w:val="single" w:sz="4" w:space="0" w:color="auto"/>
            </w:tcBorders>
            <w:hideMark/>
          </w:tcPr>
          <w:p w14:paraId="07AE3F60" w14:textId="447AF057" w:rsidR="007A4A18"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0.00</w:t>
            </w:r>
            <w:r w:rsidR="004D1DD9" w:rsidRPr="001135C5">
              <w:rPr>
                <w:rFonts w:ascii="Times New Roman" w:hAnsi="Times New Roman" w:cs="Times New Roman"/>
                <w:sz w:val="24"/>
                <w:szCs w:val="24"/>
              </w:rPr>
              <w:t>4</w:t>
            </w:r>
          </w:p>
        </w:tc>
        <w:tc>
          <w:tcPr>
            <w:tcW w:w="1388" w:type="pct"/>
            <w:tcBorders>
              <w:top w:val="single" w:sz="4" w:space="0" w:color="auto"/>
              <w:left w:val="single" w:sz="4" w:space="0" w:color="auto"/>
              <w:bottom w:val="single" w:sz="4" w:space="0" w:color="auto"/>
              <w:right w:val="single" w:sz="4" w:space="0" w:color="auto"/>
            </w:tcBorders>
            <w:hideMark/>
          </w:tcPr>
          <w:p w14:paraId="42C1FED2" w14:textId="6A8087CA" w:rsidR="007A4A18" w:rsidRPr="001135C5" w:rsidRDefault="00AA625F"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F318AD" w:rsidRPr="001135C5">
              <w:rPr>
                <w:rFonts w:ascii="Times New Roman" w:hAnsi="Times New Roman" w:cs="Times New Roman"/>
                <w:sz w:val="24"/>
                <w:szCs w:val="24"/>
              </w:rPr>
              <w:t>024</w:t>
            </w:r>
          </w:p>
        </w:tc>
      </w:tr>
      <w:tr w:rsidR="00D44257" w:rsidRPr="001135C5" w14:paraId="3AD7FDDF" w14:textId="77777777" w:rsidTr="00D87C01">
        <w:tc>
          <w:tcPr>
            <w:tcW w:w="1314" w:type="pct"/>
            <w:tcBorders>
              <w:top w:val="single" w:sz="4" w:space="0" w:color="auto"/>
              <w:left w:val="single" w:sz="4" w:space="0" w:color="auto"/>
              <w:bottom w:val="single" w:sz="4" w:space="0" w:color="auto"/>
              <w:right w:val="single" w:sz="4" w:space="0" w:color="auto"/>
            </w:tcBorders>
          </w:tcPr>
          <w:p w14:paraId="266D5EF1" w14:textId="63AAD547" w:rsidR="00CB0365" w:rsidRPr="001135C5" w:rsidRDefault="00CB0365" w:rsidP="008E4BE5">
            <w:pPr>
              <w:spacing w:after="0" w:line="360" w:lineRule="auto"/>
              <w:jc w:val="both"/>
              <w:rPr>
                <w:rFonts w:ascii="Times New Roman" w:hAnsi="Times New Roman" w:cs="Times New Roman"/>
                <w:bCs/>
                <w:sz w:val="24"/>
                <w:szCs w:val="24"/>
              </w:rPr>
            </w:pPr>
            <w:r w:rsidRPr="001135C5">
              <w:rPr>
                <w:rFonts w:ascii="Times New Roman" w:hAnsi="Times New Roman" w:cs="Times New Roman"/>
                <w:b/>
                <w:bCs/>
                <w:sz w:val="24"/>
                <w:szCs w:val="24"/>
              </w:rPr>
              <w:t>Sen’s Slope (95% CI)</w:t>
            </w:r>
          </w:p>
        </w:tc>
        <w:tc>
          <w:tcPr>
            <w:tcW w:w="913" w:type="pct"/>
            <w:tcBorders>
              <w:top w:val="single" w:sz="4" w:space="0" w:color="auto"/>
              <w:left w:val="single" w:sz="4" w:space="0" w:color="auto"/>
              <w:bottom w:val="single" w:sz="4" w:space="0" w:color="auto"/>
              <w:right w:val="single" w:sz="4" w:space="0" w:color="auto"/>
            </w:tcBorders>
          </w:tcPr>
          <w:p w14:paraId="4CE0057D" w14:textId="40AFAE3B" w:rsidR="00CB0365" w:rsidRPr="001135C5" w:rsidRDefault="007A4A18"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w:t>
            </w:r>
            <w:r w:rsidR="00B07F36" w:rsidRPr="001135C5">
              <w:rPr>
                <w:rFonts w:ascii="Times New Roman" w:hAnsi="Times New Roman" w:cs="Times New Roman"/>
                <w:sz w:val="24"/>
                <w:szCs w:val="24"/>
              </w:rPr>
              <w:t>7.5</w:t>
            </w:r>
            <w:r w:rsidR="00CB0365" w:rsidRPr="001135C5">
              <w:rPr>
                <w:rFonts w:ascii="Times New Roman" w:hAnsi="Times New Roman" w:cs="Times New Roman"/>
                <w:sz w:val="24"/>
                <w:szCs w:val="24"/>
              </w:rPr>
              <w:t xml:space="preserve"> (</w:t>
            </w:r>
            <w:r w:rsidRPr="001135C5">
              <w:rPr>
                <w:rFonts w:ascii="Times New Roman" w:hAnsi="Times New Roman" w:cs="Times New Roman"/>
                <w:sz w:val="24"/>
                <w:szCs w:val="24"/>
              </w:rPr>
              <w:t>-</w:t>
            </w:r>
            <w:r w:rsidR="00B07F36" w:rsidRPr="001135C5">
              <w:rPr>
                <w:rFonts w:ascii="Times New Roman" w:hAnsi="Times New Roman" w:cs="Times New Roman"/>
                <w:sz w:val="24"/>
                <w:szCs w:val="24"/>
              </w:rPr>
              <w:t>9.50</w:t>
            </w:r>
            <w:r w:rsidR="00CB0365" w:rsidRPr="001135C5">
              <w:rPr>
                <w:rFonts w:ascii="Times New Roman" w:hAnsi="Times New Roman" w:cs="Times New Roman"/>
                <w:sz w:val="24"/>
                <w:szCs w:val="24"/>
              </w:rPr>
              <w:t xml:space="preserve"> to </w:t>
            </w:r>
            <w:r w:rsidRPr="001135C5">
              <w:rPr>
                <w:rFonts w:ascii="Times New Roman" w:hAnsi="Times New Roman" w:cs="Times New Roman"/>
                <w:sz w:val="24"/>
                <w:szCs w:val="24"/>
              </w:rPr>
              <w:t>-</w:t>
            </w:r>
            <w:r w:rsidR="00B07F36" w:rsidRPr="001135C5">
              <w:rPr>
                <w:rFonts w:ascii="Times New Roman" w:hAnsi="Times New Roman" w:cs="Times New Roman"/>
                <w:sz w:val="24"/>
                <w:szCs w:val="24"/>
              </w:rPr>
              <w:t>5.33</w:t>
            </w:r>
            <w:r w:rsidR="00CB0365" w:rsidRPr="001135C5">
              <w:rPr>
                <w:rFonts w:ascii="Times New Roman" w:hAnsi="Times New Roman" w:cs="Times New Roman"/>
                <w:sz w:val="24"/>
                <w:szCs w:val="24"/>
              </w:rPr>
              <w:t>)</w:t>
            </w:r>
          </w:p>
        </w:tc>
        <w:tc>
          <w:tcPr>
            <w:tcW w:w="1384" w:type="pct"/>
            <w:tcBorders>
              <w:top w:val="single" w:sz="4" w:space="0" w:color="auto"/>
              <w:left w:val="single" w:sz="4" w:space="0" w:color="auto"/>
              <w:bottom w:val="single" w:sz="4" w:space="0" w:color="auto"/>
              <w:right w:val="single" w:sz="4" w:space="0" w:color="auto"/>
            </w:tcBorders>
          </w:tcPr>
          <w:p w14:paraId="493F6041" w14:textId="59C4DE22"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4D1DD9" w:rsidRPr="001135C5">
              <w:rPr>
                <w:rFonts w:ascii="Times New Roman" w:hAnsi="Times New Roman" w:cs="Times New Roman"/>
                <w:sz w:val="24"/>
                <w:szCs w:val="24"/>
              </w:rPr>
              <w:t>6245.83</w:t>
            </w:r>
            <w:r w:rsidRPr="001135C5">
              <w:rPr>
                <w:rFonts w:ascii="Times New Roman" w:hAnsi="Times New Roman" w:cs="Times New Roman"/>
                <w:sz w:val="24"/>
                <w:szCs w:val="24"/>
              </w:rPr>
              <w:t xml:space="preserve"> (</w:t>
            </w:r>
            <w:r w:rsidR="004D1DD9" w:rsidRPr="001135C5">
              <w:rPr>
                <w:rFonts w:ascii="Times New Roman" w:hAnsi="Times New Roman" w:cs="Times New Roman"/>
                <w:sz w:val="24"/>
                <w:szCs w:val="24"/>
              </w:rPr>
              <w:t>6756.11</w:t>
            </w:r>
            <w:r w:rsidRPr="001135C5">
              <w:rPr>
                <w:rFonts w:ascii="Times New Roman" w:hAnsi="Times New Roman" w:cs="Times New Roman"/>
                <w:sz w:val="24"/>
                <w:szCs w:val="24"/>
              </w:rPr>
              <w:t xml:space="preserve"> to</w:t>
            </w:r>
            <w:r w:rsidR="0065458D" w:rsidRPr="001135C5">
              <w:rPr>
                <w:rFonts w:ascii="Times New Roman" w:hAnsi="Times New Roman" w:cs="Times New Roman"/>
                <w:sz w:val="24"/>
                <w:szCs w:val="24"/>
              </w:rPr>
              <w:t xml:space="preserve"> </w:t>
            </w:r>
            <w:r w:rsidR="004D1DD9" w:rsidRPr="001135C5">
              <w:rPr>
                <w:rFonts w:ascii="Times New Roman" w:hAnsi="Times New Roman" w:cs="Times New Roman"/>
                <w:sz w:val="24"/>
                <w:szCs w:val="24"/>
              </w:rPr>
              <w:t>22310.73</w:t>
            </w:r>
            <w:r w:rsidRPr="001135C5">
              <w:rPr>
                <w:rFonts w:ascii="Times New Roman" w:hAnsi="Times New Roman" w:cs="Times New Roman"/>
                <w:sz w:val="24"/>
                <w:szCs w:val="24"/>
              </w:rPr>
              <w:t>)</w:t>
            </w:r>
          </w:p>
        </w:tc>
        <w:tc>
          <w:tcPr>
            <w:tcW w:w="1388" w:type="pct"/>
            <w:tcBorders>
              <w:top w:val="single" w:sz="4" w:space="0" w:color="auto"/>
              <w:left w:val="single" w:sz="4" w:space="0" w:color="auto"/>
              <w:bottom w:val="single" w:sz="4" w:space="0" w:color="auto"/>
              <w:right w:val="single" w:sz="4" w:space="0" w:color="auto"/>
            </w:tcBorders>
          </w:tcPr>
          <w:p w14:paraId="1F5C8145" w14:textId="186C224B" w:rsidR="00CB0365" w:rsidRPr="001135C5" w:rsidRDefault="00F318AD"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16342.62</w:t>
            </w:r>
            <w:r w:rsidR="00CB0365" w:rsidRPr="001135C5">
              <w:rPr>
                <w:rFonts w:ascii="Times New Roman" w:hAnsi="Times New Roman" w:cs="Times New Roman"/>
                <w:sz w:val="24"/>
                <w:szCs w:val="24"/>
              </w:rPr>
              <w:t xml:space="preserve"> (</w:t>
            </w:r>
            <w:r w:rsidRPr="001135C5">
              <w:rPr>
                <w:rFonts w:ascii="Times New Roman" w:hAnsi="Times New Roman" w:cs="Times New Roman"/>
                <w:sz w:val="24"/>
                <w:szCs w:val="24"/>
              </w:rPr>
              <w:t>4386.33</w:t>
            </w:r>
            <w:r w:rsidR="00CB0365" w:rsidRPr="001135C5">
              <w:rPr>
                <w:rFonts w:ascii="Times New Roman" w:hAnsi="Times New Roman" w:cs="Times New Roman"/>
                <w:sz w:val="24"/>
                <w:szCs w:val="24"/>
              </w:rPr>
              <w:t xml:space="preserve"> to </w:t>
            </w:r>
            <w:r w:rsidRPr="001135C5">
              <w:rPr>
                <w:rFonts w:ascii="Times New Roman" w:hAnsi="Times New Roman" w:cs="Times New Roman"/>
                <w:sz w:val="24"/>
                <w:szCs w:val="24"/>
              </w:rPr>
              <w:t>25594.67</w:t>
            </w:r>
            <w:r w:rsidR="00CB0365" w:rsidRPr="001135C5">
              <w:rPr>
                <w:rFonts w:ascii="Times New Roman" w:hAnsi="Times New Roman" w:cs="Times New Roman"/>
                <w:sz w:val="24"/>
                <w:szCs w:val="24"/>
              </w:rPr>
              <w:t>)</w:t>
            </w:r>
          </w:p>
        </w:tc>
      </w:tr>
    </w:tbl>
    <w:tbl>
      <w:tblPr>
        <w:tblW w:w="0" w:type="auto"/>
        <w:tblBorders>
          <w:top w:val="single" w:sz="4" w:space="0" w:color="auto"/>
        </w:tblBorders>
        <w:tblLook w:val="04A0" w:firstRow="1" w:lastRow="0" w:firstColumn="1" w:lastColumn="0" w:noHBand="0" w:noVBand="1"/>
        <w:tblPrChange w:id="1" w:author="Mohammad Nayeem Hasan" w:date="2024-10-18T02:50:00Z">
          <w:tblPr>
            <w:tblW w:w="0" w:type="nil"/>
            <w:tblBorders>
              <w:top w:val="single" w:sz="4" w:space="0" w:color="auto"/>
            </w:tblBorders>
            <w:tblLook w:val="04A0" w:firstRow="1" w:lastRow="0" w:firstColumn="1" w:lastColumn="0" w:noHBand="0" w:noVBand="1"/>
          </w:tblPr>
        </w:tblPrChange>
      </w:tblPr>
      <w:tblGrid>
        <w:gridCol w:w="2083"/>
        <w:gridCol w:w="2083"/>
        <w:gridCol w:w="222"/>
        <w:gridCol w:w="222"/>
        <w:gridCol w:w="222"/>
        <w:tblGridChange w:id="2">
          <w:tblGrid>
            <w:gridCol w:w="50"/>
            <w:gridCol w:w="480"/>
            <w:gridCol w:w="240"/>
            <w:gridCol w:w="240"/>
            <w:gridCol w:w="480"/>
            <w:gridCol w:w="480"/>
            <w:gridCol w:w="113"/>
            <w:gridCol w:w="2083"/>
            <w:gridCol w:w="222"/>
            <w:gridCol w:w="222"/>
            <w:gridCol w:w="222"/>
          </w:tblGrid>
        </w:tblGridChange>
      </w:tblGrid>
      <w:tr w:rsidR="00CB0365" w:rsidRPr="001135C5" w14:paraId="70EDD453" w14:textId="77777777">
        <w:trPr>
          <w:divId w:val="2131656145"/>
          <w:trHeight w:val="58"/>
          <w:del w:id="3" w:author="Mohammad Nayeem Hasan" w:date="2024-10-18T02:46:00Z"/>
          <w:trPrChange w:id="4"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5"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3372F88F"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5CB64929"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5821811C" w14:textId="77777777" w:rsidR="00CB0365" w:rsidRPr="001135C5" w:rsidRDefault="00CB0365" w:rsidP="008E4BE5">
            <w:pPr>
              <w:spacing w:after="0" w:line="360" w:lineRule="auto"/>
              <w:jc w:val="both"/>
              <w:rPr>
                <w:rFonts w:ascii="Times New Roman" w:hAnsi="Times New Roman" w:cs="Times New Roman"/>
                <w:sz w:val="24"/>
                <w:szCs w:val="24"/>
              </w:rPr>
            </w:pPr>
            <w:r w:rsidRPr="001135C5">
              <w:rPr>
                <w:rFonts w:ascii="Times New Roman" w:hAnsi="Times New Roman" w:cs="Times New Roman"/>
                <w:sz w:val="24"/>
                <w:szCs w:val="24"/>
              </w:rPr>
              <w:t>171.67 (-46 to 687)</w:t>
            </w:r>
          </w:p>
          <w:p w14:paraId="1862F97F"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7" w:author="Mohammad Nayeem Hasan" w:date="2024-10-18T02:50:00Z">
              <w:tcPr>
                <w:tcW w:w="0" w:type="auto"/>
                <w:vAlign w:val="center"/>
                <w:hideMark/>
              </w:tcPr>
            </w:tcPrChange>
          </w:tcPr>
          <w:p w14:paraId="280A4D50"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8" w:author="Mohammad Nayeem Hasan" w:date="2024-10-18T02:50:00Z">
              <w:tcPr>
                <w:tcW w:w="0" w:type="auto"/>
                <w:vAlign w:val="center"/>
                <w:hideMark/>
              </w:tcPr>
            </w:tcPrChange>
          </w:tcPr>
          <w:p w14:paraId="2E44B72D"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9" w:author="Mohammad Nayeem Hasan" w:date="2024-10-18T02:50:00Z">
              <w:tcPr>
                <w:tcW w:w="0" w:type="auto"/>
                <w:vAlign w:val="center"/>
                <w:hideMark/>
              </w:tcPr>
            </w:tcPrChange>
          </w:tcPr>
          <w:p w14:paraId="1D340D45" w14:textId="77777777" w:rsidR="00CB0365" w:rsidRPr="001135C5" w:rsidRDefault="00CB0365" w:rsidP="008E4BE5">
            <w:pPr>
              <w:spacing w:after="0" w:line="360" w:lineRule="auto"/>
              <w:jc w:val="both"/>
              <w:rPr>
                <w:rFonts w:ascii="Times New Roman" w:hAnsi="Times New Roman" w:cs="Times New Roman"/>
                <w:sz w:val="24"/>
                <w:szCs w:val="24"/>
              </w:rPr>
            </w:pPr>
          </w:p>
        </w:tc>
      </w:tr>
      <w:tr w:rsidR="00CB0365" w:rsidRPr="001135C5" w14:paraId="7FD9325B" w14:textId="77777777">
        <w:trPr>
          <w:divId w:val="2131656145"/>
          <w:del w:id="10" w:author="Mohammad Nayeem Hasan" w:date="2024-10-18T02:45:00Z"/>
          <w:trPrChange w:id="11"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12"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6EF76032"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13"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23325BAC"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4" w:author="Mohammad Nayeem Hasan" w:date="2024-10-18T02:50:00Z">
              <w:tcPr>
                <w:tcW w:w="0" w:type="auto"/>
                <w:vAlign w:val="center"/>
                <w:hideMark/>
              </w:tcPr>
            </w:tcPrChange>
          </w:tcPr>
          <w:p w14:paraId="5DF3928D"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5" w:author="Mohammad Nayeem Hasan" w:date="2024-10-18T02:50:00Z">
              <w:tcPr>
                <w:tcW w:w="0" w:type="auto"/>
                <w:vAlign w:val="center"/>
                <w:hideMark/>
              </w:tcPr>
            </w:tcPrChange>
          </w:tcPr>
          <w:p w14:paraId="644A067C" w14:textId="77777777" w:rsidR="00CB0365" w:rsidRPr="001135C5" w:rsidRDefault="00CB0365" w:rsidP="008E4BE5">
            <w:pPr>
              <w:spacing w:after="0" w:line="360" w:lineRule="auto"/>
              <w:jc w:val="both"/>
              <w:rPr>
                <w:rFonts w:ascii="Times New Roman" w:hAnsi="Times New Roman" w:cs="Times New Roman"/>
                <w:sz w:val="24"/>
                <w:szCs w:val="24"/>
              </w:rPr>
            </w:pPr>
          </w:p>
        </w:tc>
        <w:tc>
          <w:tcPr>
            <w:tcW w:w="0" w:type="auto"/>
            <w:vAlign w:val="center"/>
            <w:hideMark/>
            <w:tcPrChange w:id="16" w:author="Mohammad Nayeem Hasan" w:date="2024-10-18T02:50:00Z">
              <w:tcPr>
                <w:tcW w:w="0" w:type="auto"/>
                <w:vAlign w:val="center"/>
                <w:hideMark/>
              </w:tcPr>
            </w:tcPrChange>
          </w:tcPr>
          <w:p w14:paraId="06E7A608" w14:textId="77777777" w:rsidR="00CB0365" w:rsidRPr="001135C5" w:rsidRDefault="00CB0365" w:rsidP="008E4BE5">
            <w:pPr>
              <w:spacing w:after="0" w:line="360" w:lineRule="auto"/>
              <w:jc w:val="both"/>
              <w:rPr>
                <w:rFonts w:ascii="Times New Roman" w:hAnsi="Times New Roman" w:cs="Times New Roman"/>
                <w:sz w:val="24"/>
                <w:szCs w:val="24"/>
              </w:rPr>
            </w:pPr>
          </w:p>
        </w:tc>
      </w:tr>
    </w:tbl>
    <w:p w14:paraId="46443307" w14:textId="77777777" w:rsidR="001A7184" w:rsidRPr="001135C5" w:rsidRDefault="001A7184" w:rsidP="008E4BE5">
      <w:pPr>
        <w:spacing w:after="0" w:line="360" w:lineRule="auto"/>
        <w:jc w:val="both"/>
        <w:rPr>
          <w:rFonts w:ascii="Times New Roman" w:hAnsi="Times New Roman" w:cs="Times New Roman"/>
          <w:sz w:val="24"/>
          <w:szCs w:val="24"/>
        </w:rPr>
      </w:pPr>
    </w:p>
    <w:p w14:paraId="0BA443F9" w14:textId="74F11A3C" w:rsidR="003C397C" w:rsidRPr="001135C5" w:rsidRDefault="003C397C"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In the M–K trend analysis, we found a </w:t>
      </w:r>
      <w:r w:rsidRPr="001135C5">
        <w:rPr>
          <w:rFonts w:ascii="Times New Roman" w:hAnsi="Times New Roman" w:cs="Times New Roman"/>
          <w:sz w:val="24"/>
          <w:szCs w:val="24"/>
        </w:rPr>
        <w:t>negative</w:t>
      </w:r>
      <w:r w:rsidRPr="001135C5">
        <w:rPr>
          <w:rFonts w:ascii="Times New Roman" w:hAnsi="Times New Roman" w:cs="Times New Roman"/>
          <w:sz w:val="24"/>
          <w:szCs w:val="24"/>
        </w:rPr>
        <w:t xml:space="preserve"> trend of </w:t>
      </w:r>
      <w:r w:rsidRPr="001135C5">
        <w:rPr>
          <w:rFonts w:ascii="Times New Roman" w:hAnsi="Times New Roman" w:cs="Times New Roman"/>
          <w:sz w:val="24"/>
          <w:szCs w:val="24"/>
        </w:rPr>
        <w:t xml:space="preserve">rabies </w:t>
      </w:r>
      <w:r w:rsidRPr="001135C5">
        <w:rPr>
          <w:rFonts w:ascii="Times New Roman" w:hAnsi="Times New Roman" w:cs="Times New Roman"/>
          <w:sz w:val="24"/>
          <w:szCs w:val="24"/>
        </w:rPr>
        <w:t>cases (</w:t>
      </w:r>
      <w:r w:rsidRPr="001135C5">
        <w:rPr>
          <w:rFonts w:ascii="Times New Roman" w:hAnsi="Times New Roman" w:cs="Times New Roman"/>
          <w:sz w:val="24"/>
          <w:szCs w:val="24"/>
        </w:rPr>
        <w:t>p</w:t>
      </w:r>
      <w:r w:rsidRPr="001135C5">
        <w:rPr>
          <w:rFonts w:ascii="Times New Roman" w:hAnsi="Times New Roman" w:cs="Times New Roman"/>
          <w:sz w:val="24"/>
          <w:szCs w:val="24"/>
        </w:rPr>
        <w:t xml:space="preserve">-value &lt; 0.001 and tau = </w:t>
      </w:r>
      <w:r w:rsidRPr="001135C5">
        <w:rPr>
          <w:rFonts w:ascii="Times New Roman" w:hAnsi="Times New Roman" w:cs="Times New Roman"/>
          <w:sz w:val="24"/>
          <w:szCs w:val="24"/>
        </w:rPr>
        <w:t>-</w:t>
      </w:r>
      <w:r w:rsidRPr="001135C5">
        <w:rPr>
          <w:rFonts w:ascii="Times New Roman" w:hAnsi="Times New Roman" w:cs="Times New Roman"/>
          <w:sz w:val="24"/>
          <w:szCs w:val="24"/>
        </w:rPr>
        <w:t>0.</w:t>
      </w:r>
      <w:r w:rsidRPr="001135C5">
        <w:rPr>
          <w:rFonts w:ascii="Times New Roman" w:hAnsi="Times New Roman" w:cs="Times New Roman"/>
          <w:sz w:val="24"/>
          <w:szCs w:val="24"/>
        </w:rPr>
        <w:t>84</w:t>
      </w:r>
      <w:r w:rsidRPr="001135C5">
        <w:rPr>
          <w:rFonts w:ascii="Times New Roman" w:hAnsi="Times New Roman" w:cs="Times New Roman"/>
          <w:sz w:val="24"/>
          <w:szCs w:val="24"/>
        </w:rPr>
        <w:t xml:space="preserve">). In Sen’s slope test, the slope was </w:t>
      </w:r>
      <w:r w:rsidRPr="001135C5">
        <w:rPr>
          <w:rFonts w:ascii="Times New Roman" w:hAnsi="Times New Roman" w:cs="Times New Roman"/>
          <w:sz w:val="24"/>
          <w:szCs w:val="24"/>
        </w:rPr>
        <w:t>-7.5</w:t>
      </w:r>
      <w:r w:rsidRPr="001135C5">
        <w:rPr>
          <w:rFonts w:ascii="Times New Roman" w:hAnsi="Times New Roman" w:cs="Times New Roman"/>
          <w:sz w:val="24"/>
          <w:szCs w:val="24"/>
        </w:rPr>
        <w:t xml:space="preserve"> (95% CI: −</w:t>
      </w:r>
      <w:r w:rsidRPr="001135C5">
        <w:rPr>
          <w:rFonts w:ascii="Times New Roman" w:hAnsi="Times New Roman" w:cs="Times New Roman"/>
          <w:sz w:val="24"/>
          <w:szCs w:val="24"/>
        </w:rPr>
        <w:t>9.50</w:t>
      </w:r>
      <w:r w:rsidRPr="001135C5">
        <w:rPr>
          <w:rFonts w:ascii="Times New Roman" w:hAnsi="Times New Roman" w:cs="Times New Roman"/>
          <w:sz w:val="24"/>
          <w:szCs w:val="24"/>
        </w:rPr>
        <w:t xml:space="preserve"> to</w:t>
      </w:r>
      <w:r w:rsidRPr="001135C5">
        <w:rPr>
          <w:rFonts w:ascii="Times New Roman" w:hAnsi="Times New Roman" w:cs="Times New Roman"/>
          <w:sz w:val="24"/>
          <w:szCs w:val="24"/>
        </w:rPr>
        <w:t xml:space="preserve"> -5.33</w:t>
      </w:r>
      <w:r w:rsidRPr="001135C5">
        <w:rPr>
          <w:rFonts w:ascii="Times New Roman" w:hAnsi="Times New Roman" w:cs="Times New Roman"/>
          <w:sz w:val="24"/>
          <w:szCs w:val="24"/>
        </w:rPr>
        <w:t>)</w:t>
      </w:r>
      <w:r w:rsidRPr="001135C5">
        <w:rPr>
          <w:rFonts w:ascii="Times New Roman" w:hAnsi="Times New Roman" w:cs="Times New Roman"/>
          <w:sz w:val="24"/>
          <w:szCs w:val="24"/>
        </w:rPr>
        <w:t xml:space="preserve">, </w:t>
      </w:r>
      <w:r w:rsidRPr="001135C5">
        <w:rPr>
          <w:rFonts w:ascii="Times New Roman" w:hAnsi="Times New Roman" w:cs="Times New Roman"/>
          <w:sz w:val="24"/>
          <w:szCs w:val="24"/>
        </w:rPr>
        <w:t xml:space="preserve">indicating a </w:t>
      </w:r>
      <w:r w:rsidRPr="001135C5">
        <w:rPr>
          <w:rFonts w:ascii="Times New Roman" w:hAnsi="Times New Roman" w:cs="Times New Roman"/>
          <w:sz w:val="24"/>
          <w:szCs w:val="24"/>
        </w:rPr>
        <w:t xml:space="preserve">significant downward </w:t>
      </w:r>
      <w:r w:rsidRPr="001135C5">
        <w:rPr>
          <w:rFonts w:ascii="Times New Roman" w:hAnsi="Times New Roman" w:cs="Times New Roman"/>
          <w:sz w:val="24"/>
          <w:szCs w:val="24"/>
        </w:rPr>
        <w:t xml:space="preserve">trend. </w:t>
      </w:r>
    </w:p>
    <w:p w14:paraId="3434C73B" w14:textId="77777777" w:rsidR="003C397C" w:rsidRPr="001135C5" w:rsidRDefault="003C397C" w:rsidP="008E4BE5">
      <w:pPr>
        <w:jc w:val="both"/>
        <w:rPr>
          <w:rFonts w:ascii="Times New Roman" w:hAnsi="Times New Roman" w:cs="Times New Roman"/>
          <w:b/>
          <w:bCs/>
          <w:sz w:val="24"/>
          <w:szCs w:val="24"/>
        </w:rPr>
      </w:pPr>
    </w:p>
    <w:p w14:paraId="1F473D2F" w14:textId="77777777" w:rsidR="00277ADC" w:rsidRPr="001135C5" w:rsidRDefault="00277ADC" w:rsidP="008E4BE5">
      <w:pPr>
        <w:jc w:val="both"/>
        <w:rPr>
          <w:rFonts w:ascii="Times New Roman" w:hAnsi="Times New Roman" w:cs="Times New Roman"/>
          <w:b/>
          <w:bCs/>
          <w:sz w:val="24"/>
          <w:szCs w:val="24"/>
        </w:rPr>
      </w:pPr>
      <w:r w:rsidRPr="001135C5">
        <w:rPr>
          <w:rFonts w:ascii="Times New Roman" w:hAnsi="Times New Roman" w:cs="Times New Roman"/>
          <w:b/>
          <w:bCs/>
          <w:sz w:val="24"/>
          <w:szCs w:val="24"/>
        </w:rPr>
        <w:br w:type="page"/>
      </w:r>
    </w:p>
    <w:p w14:paraId="39F3026B" w14:textId="2BCE2AA8" w:rsidR="001A7184" w:rsidRPr="001135C5" w:rsidRDefault="001A7184" w:rsidP="008E4BE5">
      <w:pPr>
        <w:spacing w:after="0"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lastRenderedPageBreak/>
        <w:t xml:space="preserve">Table </w:t>
      </w:r>
      <w:r w:rsidR="00277ADC" w:rsidRPr="001135C5">
        <w:rPr>
          <w:rFonts w:ascii="Times New Roman" w:hAnsi="Times New Roman" w:cs="Times New Roman"/>
          <w:b/>
          <w:bCs/>
          <w:sz w:val="24"/>
          <w:szCs w:val="24"/>
        </w:rPr>
        <w:t>4</w:t>
      </w:r>
      <w:r w:rsidRPr="001135C5">
        <w:rPr>
          <w:rFonts w:ascii="Times New Roman" w:hAnsi="Times New Roman" w:cs="Times New Roman"/>
          <w:b/>
          <w:bCs/>
          <w:sz w:val="24"/>
          <w:szCs w:val="24"/>
        </w:rPr>
        <w:t>:  The incidence risk ratio (IRR) of ARV, MDV</w:t>
      </w:r>
      <w:r w:rsidR="003F262E" w:rsidRPr="001135C5">
        <w:rPr>
          <w:rFonts w:ascii="Times New Roman" w:hAnsi="Times New Roman" w:cs="Times New Roman"/>
          <w:b/>
          <w:bCs/>
          <w:sz w:val="24"/>
          <w:szCs w:val="24"/>
        </w:rPr>
        <w:t>, season on</w:t>
      </w:r>
      <w:r w:rsidRPr="001135C5">
        <w:rPr>
          <w:rFonts w:ascii="Times New Roman" w:hAnsi="Times New Roman" w:cs="Times New Roman"/>
          <w:b/>
          <w:bCs/>
          <w:sz w:val="24"/>
          <w:szCs w:val="24"/>
        </w:rPr>
        <w:t xml:space="preserve"> rabies cases in Bangladesh using time-series count Generalized Linear Model. </w:t>
      </w:r>
    </w:p>
    <w:p w14:paraId="3AB09BE3" w14:textId="77777777" w:rsidR="001A7184" w:rsidRPr="001135C5" w:rsidRDefault="001A7184" w:rsidP="008E4BE5">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50"/>
        <w:gridCol w:w="1367"/>
        <w:gridCol w:w="1138"/>
        <w:gridCol w:w="1306"/>
        <w:gridCol w:w="1127"/>
        <w:gridCol w:w="1381"/>
        <w:gridCol w:w="1381"/>
      </w:tblGrid>
      <w:tr w:rsidR="00EF544D" w:rsidRPr="001135C5" w14:paraId="445C563D" w14:textId="49787637" w:rsidTr="004528BE">
        <w:tc>
          <w:tcPr>
            <w:tcW w:w="1650" w:type="dxa"/>
          </w:tcPr>
          <w:p w14:paraId="4BE9A76A" w14:textId="77777777" w:rsidR="00EF544D" w:rsidRPr="001135C5" w:rsidRDefault="00EF544D" w:rsidP="008E4BE5">
            <w:pPr>
              <w:spacing w:line="360" w:lineRule="auto"/>
              <w:jc w:val="both"/>
              <w:rPr>
                <w:rFonts w:ascii="Times New Roman" w:hAnsi="Times New Roman" w:cs="Times New Roman"/>
                <w:sz w:val="24"/>
                <w:szCs w:val="24"/>
              </w:rPr>
            </w:pPr>
          </w:p>
        </w:tc>
        <w:tc>
          <w:tcPr>
            <w:tcW w:w="2505" w:type="dxa"/>
            <w:gridSpan w:val="2"/>
          </w:tcPr>
          <w:p w14:paraId="6F732D7F" w14:textId="5982003C" w:rsidR="00EF544D" w:rsidRPr="001135C5" w:rsidRDefault="00EF544D"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2006-2013</w:t>
            </w:r>
          </w:p>
        </w:tc>
        <w:tc>
          <w:tcPr>
            <w:tcW w:w="2433" w:type="dxa"/>
            <w:gridSpan w:val="2"/>
          </w:tcPr>
          <w:p w14:paraId="52A2A337" w14:textId="6A6B9080" w:rsidR="00EF544D" w:rsidRPr="001135C5" w:rsidRDefault="00EF544D"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2014-2024</w:t>
            </w:r>
          </w:p>
        </w:tc>
        <w:tc>
          <w:tcPr>
            <w:tcW w:w="2762" w:type="dxa"/>
            <w:gridSpan w:val="2"/>
          </w:tcPr>
          <w:p w14:paraId="3BE3EB9C" w14:textId="326D781D" w:rsidR="00EF544D" w:rsidRPr="001135C5" w:rsidRDefault="00D05FDC"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Total</w:t>
            </w:r>
          </w:p>
        </w:tc>
      </w:tr>
      <w:tr w:rsidR="003633C1" w:rsidRPr="001135C5" w14:paraId="52683839" w14:textId="31D2874E" w:rsidTr="00EF544D">
        <w:tc>
          <w:tcPr>
            <w:tcW w:w="1650" w:type="dxa"/>
          </w:tcPr>
          <w:p w14:paraId="24592537" w14:textId="77777777" w:rsidR="003633C1" w:rsidRPr="001135C5" w:rsidRDefault="003633C1" w:rsidP="008E4BE5">
            <w:pPr>
              <w:spacing w:line="360" w:lineRule="auto"/>
              <w:jc w:val="both"/>
              <w:rPr>
                <w:rFonts w:ascii="Times New Roman" w:hAnsi="Times New Roman" w:cs="Times New Roman"/>
                <w:sz w:val="24"/>
                <w:szCs w:val="24"/>
              </w:rPr>
            </w:pPr>
          </w:p>
        </w:tc>
        <w:tc>
          <w:tcPr>
            <w:tcW w:w="1367" w:type="dxa"/>
          </w:tcPr>
          <w:p w14:paraId="2FEEEEFF" w14:textId="5715D93F"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0AF568FB" w14:textId="648A7D1F"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138" w:type="dxa"/>
          </w:tcPr>
          <w:p w14:paraId="1CE4BCE3" w14:textId="54026734"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c>
          <w:tcPr>
            <w:tcW w:w="1306" w:type="dxa"/>
          </w:tcPr>
          <w:p w14:paraId="2878093B" w14:textId="7777777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188C09C7" w14:textId="2006E6D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127" w:type="dxa"/>
          </w:tcPr>
          <w:p w14:paraId="03C908EE" w14:textId="256E6E59"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c>
          <w:tcPr>
            <w:tcW w:w="1381" w:type="dxa"/>
          </w:tcPr>
          <w:p w14:paraId="5F7CA343" w14:textId="77777777"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Adjusted IRR</w:t>
            </w:r>
          </w:p>
          <w:p w14:paraId="749D87AF" w14:textId="4B9036D4"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(95% CI)</w:t>
            </w:r>
          </w:p>
        </w:tc>
        <w:tc>
          <w:tcPr>
            <w:tcW w:w="1381" w:type="dxa"/>
          </w:tcPr>
          <w:p w14:paraId="5A6B484C" w14:textId="769435A9"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P-value</w:t>
            </w:r>
          </w:p>
        </w:tc>
      </w:tr>
      <w:tr w:rsidR="003633C1" w:rsidRPr="001135C5" w14:paraId="662D68DD" w14:textId="60C17209" w:rsidTr="00EF544D">
        <w:tc>
          <w:tcPr>
            <w:tcW w:w="1650" w:type="dxa"/>
          </w:tcPr>
          <w:p w14:paraId="7F432806" w14:textId="1A50256B"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ARV</w:t>
            </w:r>
          </w:p>
        </w:tc>
        <w:tc>
          <w:tcPr>
            <w:tcW w:w="1367" w:type="dxa"/>
          </w:tcPr>
          <w:p w14:paraId="4E636BC2" w14:textId="0AC4ED21"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w:t>
            </w:r>
            <w:r w:rsidR="007961A7" w:rsidRPr="001135C5">
              <w:rPr>
                <w:rFonts w:ascii="Times New Roman" w:hAnsi="Times New Roman" w:cs="Times New Roman"/>
                <w:sz w:val="24"/>
                <w:szCs w:val="24"/>
              </w:rPr>
              <w:t>9</w:t>
            </w:r>
            <w:r w:rsidRPr="001135C5">
              <w:rPr>
                <w:rFonts w:ascii="Times New Roman" w:hAnsi="Times New Roman" w:cs="Times New Roman"/>
                <w:sz w:val="24"/>
                <w:szCs w:val="24"/>
              </w:rPr>
              <w:t xml:space="preserve"> </w:t>
            </w:r>
            <w:r w:rsidR="007961A7" w:rsidRPr="001135C5">
              <w:rPr>
                <w:rFonts w:ascii="Times New Roman" w:hAnsi="Times New Roman" w:cs="Times New Roman"/>
                <w:sz w:val="24"/>
                <w:szCs w:val="24"/>
              </w:rPr>
              <w:t>–</w:t>
            </w:r>
            <w:r w:rsidRPr="001135C5">
              <w:rPr>
                <w:rFonts w:ascii="Times New Roman" w:hAnsi="Times New Roman" w:cs="Times New Roman"/>
                <w:sz w:val="24"/>
                <w:szCs w:val="24"/>
              </w:rPr>
              <w:t xml:space="preserve"> </w:t>
            </w:r>
            <w:r w:rsidR="007961A7" w:rsidRPr="001135C5">
              <w:rPr>
                <w:rFonts w:ascii="Times New Roman" w:hAnsi="Times New Roman" w:cs="Times New Roman"/>
                <w:sz w:val="24"/>
                <w:szCs w:val="24"/>
              </w:rPr>
              <w:t>1.00</w:t>
            </w:r>
            <w:r w:rsidRPr="001135C5">
              <w:rPr>
                <w:rFonts w:ascii="Times New Roman" w:hAnsi="Times New Roman" w:cs="Times New Roman"/>
                <w:sz w:val="24"/>
                <w:szCs w:val="24"/>
              </w:rPr>
              <w:t>)</w:t>
            </w:r>
          </w:p>
        </w:tc>
        <w:tc>
          <w:tcPr>
            <w:tcW w:w="1138" w:type="dxa"/>
          </w:tcPr>
          <w:p w14:paraId="5729DBCC" w14:textId="644A81BE" w:rsidR="003633C1" w:rsidRPr="001135C5" w:rsidRDefault="00DD59E3"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202</w:t>
            </w:r>
          </w:p>
        </w:tc>
        <w:tc>
          <w:tcPr>
            <w:tcW w:w="1306" w:type="dxa"/>
          </w:tcPr>
          <w:p w14:paraId="7BE217A5" w14:textId="04385147"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w:t>
            </w:r>
            <w:r w:rsidR="00DD59E3" w:rsidRPr="001135C5">
              <w:rPr>
                <w:rFonts w:ascii="Times New Roman" w:hAnsi="Times New Roman" w:cs="Times New Roman"/>
                <w:sz w:val="24"/>
                <w:szCs w:val="24"/>
              </w:rPr>
              <w:t>9</w:t>
            </w:r>
            <w:r w:rsidRPr="001135C5">
              <w:rPr>
                <w:rFonts w:ascii="Times New Roman" w:hAnsi="Times New Roman" w:cs="Times New Roman"/>
                <w:sz w:val="24"/>
                <w:szCs w:val="24"/>
              </w:rPr>
              <w:t xml:space="preserve"> </w:t>
            </w:r>
            <w:r w:rsidR="00DD59E3" w:rsidRPr="001135C5">
              <w:rPr>
                <w:rFonts w:ascii="Times New Roman" w:hAnsi="Times New Roman" w:cs="Times New Roman"/>
                <w:sz w:val="24"/>
                <w:szCs w:val="24"/>
              </w:rPr>
              <w:t>–</w:t>
            </w:r>
            <w:r w:rsidRPr="001135C5">
              <w:rPr>
                <w:rFonts w:ascii="Times New Roman" w:hAnsi="Times New Roman" w:cs="Times New Roman"/>
                <w:sz w:val="24"/>
                <w:szCs w:val="24"/>
              </w:rPr>
              <w:t xml:space="preserve"> </w:t>
            </w:r>
            <w:r w:rsidR="00DD59E3" w:rsidRPr="001135C5">
              <w:rPr>
                <w:rFonts w:ascii="Times New Roman" w:hAnsi="Times New Roman" w:cs="Times New Roman"/>
                <w:sz w:val="24"/>
                <w:szCs w:val="24"/>
              </w:rPr>
              <w:t>1.00</w:t>
            </w:r>
            <w:r w:rsidRPr="001135C5">
              <w:rPr>
                <w:rFonts w:ascii="Times New Roman" w:hAnsi="Times New Roman" w:cs="Times New Roman"/>
                <w:sz w:val="24"/>
                <w:szCs w:val="24"/>
              </w:rPr>
              <w:t>)</w:t>
            </w:r>
          </w:p>
        </w:tc>
        <w:tc>
          <w:tcPr>
            <w:tcW w:w="1127" w:type="dxa"/>
          </w:tcPr>
          <w:p w14:paraId="2BB1FC6B" w14:textId="49119C54" w:rsidR="003633C1" w:rsidRPr="001135C5" w:rsidRDefault="006E3909" w:rsidP="008E4BE5">
            <w:pPr>
              <w:spacing w:line="360" w:lineRule="auto"/>
              <w:jc w:val="both"/>
              <w:rPr>
                <w:rFonts w:ascii="Times New Roman" w:hAnsi="Times New Roman" w:cs="Times New Roman"/>
                <w:sz w:val="24"/>
                <w:szCs w:val="24"/>
              </w:rPr>
            </w:pPr>
            <w:r w:rsidRPr="006E3909">
              <w:rPr>
                <w:rFonts w:ascii="Times New Roman" w:hAnsi="Times New Roman" w:cs="Times New Roman"/>
                <w:sz w:val="24"/>
                <w:szCs w:val="24"/>
              </w:rPr>
              <w:t>0.550</w:t>
            </w:r>
          </w:p>
        </w:tc>
        <w:tc>
          <w:tcPr>
            <w:tcW w:w="1381" w:type="dxa"/>
          </w:tcPr>
          <w:p w14:paraId="7840A8B8" w14:textId="17EC24F8"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0.99</w:t>
            </w:r>
            <w:r w:rsidRPr="001135C5">
              <w:rPr>
                <w:rFonts w:ascii="Times New Roman" w:hAnsi="Times New Roman" w:cs="Times New Roman"/>
                <w:sz w:val="24"/>
                <w:szCs w:val="24"/>
              </w:rPr>
              <w:t xml:space="preserve"> (0.98 - 0.99)</w:t>
            </w:r>
          </w:p>
        </w:tc>
        <w:tc>
          <w:tcPr>
            <w:tcW w:w="1381" w:type="dxa"/>
          </w:tcPr>
          <w:p w14:paraId="639598CC" w14:textId="59530832"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&lt;0.001</w:t>
            </w:r>
          </w:p>
        </w:tc>
      </w:tr>
      <w:tr w:rsidR="003633C1" w:rsidRPr="001135C5" w14:paraId="5332BBD7" w14:textId="7D13B0FC" w:rsidTr="00EF544D">
        <w:tc>
          <w:tcPr>
            <w:tcW w:w="1650" w:type="dxa"/>
          </w:tcPr>
          <w:p w14:paraId="420D8478" w14:textId="1FBE7C2D" w:rsidR="003633C1" w:rsidRPr="001135C5" w:rsidRDefault="003633C1"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MDV</w:t>
            </w:r>
          </w:p>
        </w:tc>
        <w:tc>
          <w:tcPr>
            <w:tcW w:w="1367" w:type="dxa"/>
          </w:tcPr>
          <w:p w14:paraId="1B9FBB20" w14:textId="7F268F2E" w:rsidR="003633C1" w:rsidRPr="001135C5" w:rsidRDefault="00983AE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1.01</w:t>
            </w:r>
            <w:r w:rsidR="003633C1" w:rsidRPr="001135C5">
              <w:rPr>
                <w:rFonts w:ascii="Times New Roman" w:hAnsi="Times New Roman" w:cs="Times New Roman"/>
                <w:sz w:val="24"/>
                <w:szCs w:val="24"/>
              </w:rPr>
              <w:t xml:space="preserve"> (0.9</w:t>
            </w:r>
            <w:r w:rsidR="003633C1" w:rsidRPr="001135C5">
              <w:rPr>
                <w:rFonts w:ascii="Times New Roman" w:hAnsi="Times New Roman" w:cs="Times New Roman"/>
                <w:sz w:val="24"/>
                <w:szCs w:val="24"/>
              </w:rPr>
              <w:t>9</w:t>
            </w:r>
            <w:r w:rsidR="003633C1" w:rsidRPr="001135C5">
              <w:rPr>
                <w:rFonts w:ascii="Times New Roman" w:hAnsi="Times New Roman" w:cs="Times New Roman"/>
                <w:sz w:val="24"/>
                <w:szCs w:val="24"/>
              </w:rPr>
              <w:t xml:space="preserve"> </w:t>
            </w:r>
            <w:r w:rsidR="003633C1" w:rsidRPr="001135C5">
              <w:rPr>
                <w:rFonts w:ascii="Times New Roman" w:hAnsi="Times New Roman" w:cs="Times New Roman"/>
                <w:sz w:val="24"/>
                <w:szCs w:val="24"/>
              </w:rPr>
              <w:t>–</w:t>
            </w:r>
            <w:r w:rsidR="003633C1" w:rsidRPr="001135C5">
              <w:rPr>
                <w:rFonts w:ascii="Times New Roman" w:hAnsi="Times New Roman" w:cs="Times New Roman"/>
                <w:sz w:val="24"/>
                <w:szCs w:val="24"/>
              </w:rPr>
              <w:t xml:space="preserve"> </w:t>
            </w:r>
            <w:r w:rsidR="003633C1" w:rsidRPr="001135C5">
              <w:rPr>
                <w:rFonts w:ascii="Times New Roman" w:hAnsi="Times New Roman" w:cs="Times New Roman"/>
                <w:sz w:val="24"/>
                <w:szCs w:val="24"/>
              </w:rPr>
              <w:t>1.0</w:t>
            </w:r>
            <w:r w:rsidRPr="001135C5">
              <w:rPr>
                <w:rFonts w:ascii="Times New Roman" w:hAnsi="Times New Roman" w:cs="Times New Roman"/>
                <w:sz w:val="24"/>
                <w:szCs w:val="24"/>
              </w:rPr>
              <w:t>1</w:t>
            </w:r>
            <w:r w:rsidR="003633C1" w:rsidRPr="001135C5">
              <w:rPr>
                <w:rFonts w:ascii="Times New Roman" w:hAnsi="Times New Roman" w:cs="Times New Roman"/>
                <w:sz w:val="24"/>
                <w:szCs w:val="24"/>
              </w:rPr>
              <w:t>)</w:t>
            </w:r>
          </w:p>
        </w:tc>
        <w:tc>
          <w:tcPr>
            <w:tcW w:w="1138" w:type="dxa"/>
          </w:tcPr>
          <w:p w14:paraId="59DA71B2" w14:textId="1C6A8730" w:rsidR="003633C1" w:rsidRPr="001135C5" w:rsidRDefault="00DD59E3"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663</w:t>
            </w:r>
          </w:p>
        </w:tc>
        <w:tc>
          <w:tcPr>
            <w:tcW w:w="1306" w:type="dxa"/>
          </w:tcPr>
          <w:p w14:paraId="2C48A6E9" w14:textId="258364CF"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7A380C09" w14:textId="4BAE4F90"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299</w:t>
            </w:r>
          </w:p>
        </w:tc>
        <w:tc>
          <w:tcPr>
            <w:tcW w:w="1381" w:type="dxa"/>
          </w:tcPr>
          <w:p w14:paraId="77799C72" w14:textId="616E58A7" w:rsidR="003633C1" w:rsidRPr="001135C5" w:rsidRDefault="003633C1"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0F73A6A5" w14:textId="1204D4B2" w:rsidR="003633C1" w:rsidRPr="001135C5" w:rsidRDefault="003633C1"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1254E9" w:rsidRPr="001135C5">
              <w:rPr>
                <w:rFonts w:ascii="Times New Roman" w:hAnsi="Times New Roman" w:cs="Times New Roman"/>
                <w:sz w:val="24"/>
                <w:szCs w:val="24"/>
              </w:rPr>
              <w:t>.318</w:t>
            </w:r>
          </w:p>
        </w:tc>
      </w:tr>
      <w:tr w:rsidR="00BE14DB" w:rsidRPr="001135C5" w14:paraId="660C98BE" w14:textId="77777777" w:rsidTr="00EF544D">
        <w:tc>
          <w:tcPr>
            <w:tcW w:w="1650" w:type="dxa"/>
          </w:tcPr>
          <w:p w14:paraId="4BAF03F0" w14:textId="40401F09"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 xml:space="preserve">Rainfall </w:t>
            </w:r>
          </w:p>
        </w:tc>
        <w:tc>
          <w:tcPr>
            <w:tcW w:w="1367" w:type="dxa"/>
          </w:tcPr>
          <w:p w14:paraId="1436E40F" w14:textId="5FA140F4"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38" w:type="dxa"/>
          </w:tcPr>
          <w:p w14:paraId="18D7CD12" w14:textId="6FACFF4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327</w:t>
            </w:r>
          </w:p>
        </w:tc>
        <w:tc>
          <w:tcPr>
            <w:tcW w:w="1306" w:type="dxa"/>
          </w:tcPr>
          <w:p w14:paraId="29E2F92B" w14:textId="35399061"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037DA0FF" w14:textId="3B013F8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513</w:t>
            </w:r>
          </w:p>
        </w:tc>
        <w:tc>
          <w:tcPr>
            <w:tcW w:w="1381" w:type="dxa"/>
          </w:tcPr>
          <w:p w14:paraId="0595F6DC" w14:textId="3E8A3430"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652C0D71" w14:textId="2F4762F7"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0.153</w:t>
            </w:r>
          </w:p>
        </w:tc>
      </w:tr>
      <w:tr w:rsidR="00BE14DB" w:rsidRPr="001135C5" w14:paraId="7B165464" w14:textId="77777777" w:rsidTr="00EF544D">
        <w:tc>
          <w:tcPr>
            <w:tcW w:w="1650" w:type="dxa"/>
          </w:tcPr>
          <w:p w14:paraId="0C4C920F" w14:textId="29C7A134"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Temperature</w:t>
            </w:r>
          </w:p>
        </w:tc>
        <w:tc>
          <w:tcPr>
            <w:tcW w:w="1367" w:type="dxa"/>
          </w:tcPr>
          <w:p w14:paraId="708C058A" w14:textId="29F54C89"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w:t>
            </w:r>
            <w:r w:rsidR="00983AE1" w:rsidRPr="001135C5">
              <w:rPr>
                <w:rFonts w:ascii="Times New Roman" w:hAnsi="Times New Roman" w:cs="Times New Roman"/>
                <w:sz w:val="24"/>
                <w:szCs w:val="24"/>
              </w:rPr>
              <w:t>5</w:t>
            </w:r>
            <w:r w:rsidRPr="001135C5">
              <w:rPr>
                <w:rFonts w:ascii="Times New Roman" w:hAnsi="Times New Roman" w:cs="Times New Roman"/>
                <w:sz w:val="24"/>
                <w:szCs w:val="24"/>
              </w:rPr>
              <w:t xml:space="preserve"> (0.</w:t>
            </w:r>
            <w:r w:rsidR="00983AE1" w:rsidRPr="001135C5">
              <w:rPr>
                <w:rFonts w:ascii="Times New Roman" w:hAnsi="Times New Roman" w:cs="Times New Roman"/>
                <w:sz w:val="24"/>
                <w:szCs w:val="24"/>
              </w:rPr>
              <w:t>86</w:t>
            </w:r>
            <w:r w:rsidRPr="001135C5">
              <w:rPr>
                <w:rFonts w:ascii="Times New Roman" w:hAnsi="Times New Roman" w:cs="Times New Roman"/>
                <w:sz w:val="24"/>
                <w:szCs w:val="24"/>
              </w:rPr>
              <w:t xml:space="preserve"> – 1.0</w:t>
            </w:r>
            <w:r w:rsidR="00983AE1" w:rsidRPr="001135C5">
              <w:rPr>
                <w:rFonts w:ascii="Times New Roman" w:hAnsi="Times New Roman" w:cs="Times New Roman"/>
                <w:sz w:val="24"/>
                <w:szCs w:val="24"/>
              </w:rPr>
              <w:t>4</w:t>
            </w:r>
            <w:r w:rsidRPr="001135C5">
              <w:rPr>
                <w:rFonts w:ascii="Times New Roman" w:hAnsi="Times New Roman" w:cs="Times New Roman"/>
                <w:sz w:val="24"/>
                <w:szCs w:val="24"/>
              </w:rPr>
              <w:t>)</w:t>
            </w:r>
          </w:p>
        </w:tc>
        <w:tc>
          <w:tcPr>
            <w:tcW w:w="1138" w:type="dxa"/>
          </w:tcPr>
          <w:p w14:paraId="46BD72E6" w14:textId="40DB5665"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0.2</w:t>
            </w:r>
            <w:r w:rsidR="00983AE1" w:rsidRPr="001135C5">
              <w:rPr>
                <w:rFonts w:ascii="Times New Roman" w:hAnsi="Times New Roman" w:cs="Times New Roman"/>
                <w:sz w:val="24"/>
                <w:szCs w:val="24"/>
              </w:rPr>
              <w:t>39</w:t>
            </w:r>
          </w:p>
        </w:tc>
        <w:tc>
          <w:tcPr>
            <w:tcW w:w="1306" w:type="dxa"/>
          </w:tcPr>
          <w:p w14:paraId="6CEDAD74" w14:textId="73B5E60A"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127" w:type="dxa"/>
          </w:tcPr>
          <w:p w14:paraId="75243B6A" w14:textId="5BAB2E7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0.9</w:t>
            </w:r>
            <w:r w:rsidR="006E3909" w:rsidRPr="001135C5">
              <w:rPr>
                <w:rFonts w:ascii="Times New Roman" w:hAnsi="Times New Roman" w:cs="Times New Roman"/>
                <w:sz w:val="24"/>
                <w:szCs w:val="24"/>
              </w:rPr>
              <w:t>46</w:t>
            </w:r>
          </w:p>
        </w:tc>
        <w:tc>
          <w:tcPr>
            <w:tcW w:w="1381" w:type="dxa"/>
          </w:tcPr>
          <w:p w14:paraId="0A085084" w14:textId="53A00B49" w:rsidR="00BE14DB" w:rsidRPr="001135C5" w:rsidRDefault="00BE14DB" w:rsidP="008E4BE5">
            <w:pPr>
              <w:spacing w:line="360" w:lineRule="auto"/>
              <w:jc w:val="both"/>
              <w:rPr>
                <w:rFonts w:ascii="Times New Roman" w:hAnsi="Times New Roman" w:cs="Times New Roman"/>
                <w:sz w:val="24"/>
                <w:szCs w:val="24"/>
              </w:rPr>
            </w:pPr>
            <w:r w:rsidRPr="008B42DE">
              <w:rPr>
                <w:rFonts w:ascii="Times New Roman" w:hAnsi="Times New Roman" w:cs="Times New Roman"/>
                <w:sz w:val="24"/>
                <w:szCs w:val="24"/>
              </w:rPr>
              <w:t>0.</w:t>
            </w:r>
            <w:r w:rsidRPr="001135C5">
              <w:rPr>
                <w:rFonts w:ascii="Times New Roman" w:hAnsi="Times New Roman" w:cs="Times New Roman"/>
                <w:sz w:val="24"/>
                <w:szCs w:val="24"/>
              </w:rPr>
              <w:t>99 (0.99 – 1.00)</w:t>
            </w:r>
          </w:p>
        </w:tc>
        <w:tc>
          <w:tcPr>
            <w:tcW w:w="1381" w:type="dxa"/>
          </w:tcPr>
          <w:p w14:paraId="7C0586EE" w14:textId="68DDC2D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0.953</w:t>
            </w:r>
          </w:p>
        </w:tc>
      </w:tr>
      <w:tr w:rsidR="00BE14DB" w:rsidRPr="001135C5" w14:paraId="60190693" w14:textId="61386534" w:rsidTr="003F262E">
        <w:trPr>
          <w:trHeight w:val="179"/>
        </w:trPr>
        <w:tc>
          <w:tcPr>
            <w:tcW w:w="1650" w:type="dxa"/>
          </w:tcPr>
          <w:p w14:paraId="470A96B1" w14:textId="26C984E0" w:rsidR="00BE14DB" w:rsidRPr="001135C5" w:rsidRDefault="00BE14DB" w:rsidP="008E4BE5">
            <w:pPr>
              <w:spacing w:line="360" w:lineRule="auto"/>
              <w:jc w:val="both"/>
              <w:rPr>
                <w:rFonts w:ascii="Times New Roman" w:hAnsi="Times New Roman" w:cs="Times New Roman"/>
                <w:b/>
                <w:bCs/>
                <w:sz w:val="24"/>
                <w:szCs w:val="24"/>
              </w:rPr>
            </w:pPr>
            <w:r w:rsidRPr="001135C5">
              <w:rPr>
                <w:rFonts w:ascii="Times New Roman" w:hAnsi="Times New Roman" w:cs="Times New Roman"/>
                <w:b/>
                <w:bCs/>
                <w:sz w:val="24"/>
                <w:szCs w:val="24"/>
              </w:rPr>
              <w:t>Season</w:t>
            </w:r>
          </w:p>
        </w:tc>
        <w:tc>
          <w:tcPr>
            <w:tcW w:w="1367" w:type="dxa"/>
          </w:tcPr>
          <w:p w14:paraId="7C43E807" w14:textId="77777777" w:rsidR="00BE14DB" w:rsidRPr="001135C5" w:rsidRDefault="00BE14DB" w:rsidP="008E4BE5">
            <w:pPr>
              <w:spacing w:line="360" w:lineRule="auto"/>
              <w:jc w:val="both"/>
              <w:rPr>
                <w:rFonts w:ascii="Times New Roman" w:hAnsi="Times New Roman" w:cs="Times New Roman"/>
                <w:sz w:val="24"/>
                <w:szCs w:val="24"/>
              </w:rPr>
            </w:pPr>
          </w:p>
        </w:tc>
        <w:tc>
          <w:tcPr>
            <w:tcW w:w="1138" w:type="dxa"/>
          </w:tcPr>
          <w:p w14:paraId="54294BAE" w14:textId="04356AAF" w:rsidR="00BE14DB" w:rsidRPr="001135C5" w:rsidRDefault="00BE14DB" w:rsidP="008E4BE5">
            <w:pPr>
              <w:spacing w:line="360" w:lineRule="auto"/>
              <w:jc w:val="both"/>
              <w:rPr>
                <w:rFonts w:ascii="Times New Roman" w:hAnsi="Times New Roman" w:cs="Times New Roman"/>
                <w:sz w:val="24"/>
                <w:szCs w:val="24"/>
              </w:rPr>
            </w:pPr>
          </w:p>
        </w:tc>
        <w:tc>
          <w:tcPr>
            <w:tcW w:w="1306" w:type="dxa"/>
          </w:tcPr>
          <w:p w14:paraId="4F4924DB" w14:textId="77777777" w:rsidR="00BE14DB" w:rsidRPr="001135C5" w:rsidRDefault="00BE14DB" w:rsidP="008E4BE5">
            <w:pPr>
              <w:spacing w:line="360" w:lineRule="auto"/>
              <w:jc w:val="both"/>
              <w:rPr>
                <w:rFonts w:ascii="Times New Roman" w:hAnsi="Times New Roman" w:cs="Times New Roman"/>
                <w:sz w:val="24"/>
                <w:szCs w:val="24"/>
              </w:rPr>
            </w:pPr>
          </w:p>
        </w:tc>
        <w:tc>
          <w:tcPr>
            <w:tcW w:w="1127" w:type="dxa"/>
          </w:tcPr>
          <w:p w14:paraId="4417CCCF"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4B8F5E92"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562BE958" w14:textId="41064406" w:rsidR="00BE14DB" w:rsidRPr="001135C5" w:rsidRDefault="00BE14DB" w:rsidP="008E4BE5">
            <w:pPr>
              <w:spacing w:line="360" w:lineRule="auto"/>
              <w:jc w:val="both"/>
              <w:rPr>
                <w:rFonts w:ascii="Times New Roman" w:hAnsi="Times New Roman" w:cs="Times New Roman"/>
                <w:sz w:val="24"/>
                <w:szCs w:val="24"/>
              </w:rPr>
            </w:pPr>
          </w:p>
        </w:tc>
      </w:tr>
      <w:tr w:rsidR="00BE14DB" w:rsidRPr="001135C5" w14:paraId="41C95B09" w14:textId="77777777" w:rsidTr="00EF544D">
        <w:tc>
          <w:tcPr>
            <w:tcW w:w="1650" w:type="dxa"/>
          </w:tcPr>
          <w:p w14:paraId="284AD499" w14:textId="637B344D"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Rainy</w:t>
            </w:r>
          </w:p>
        </w:tc>
        <w:tc>
          <w:tcPr>
            <w:tcW w:w="1367" w:type="dxa"/>
          </w:tcPr>
          <w:p w14:paraId="59CAA728" w14:textId="69EFBF3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83AE1" w:rsidRPr="001135C5">
              <w:rPr>
                <w:rFonts w:ascii="Times New Roman" w:hAnsi="Times New Roman" w:cs="Times New Roman"/>
                <w:sz w:val="24"/>
                <w:szCs w:val="24"/>
              </w:rPr>
              <w:t>31</w:t>
            </w:r>
            <w:r w:rsidRPr="001135C5">
              <w:rPr>
                <w:rFonts w:ascii="Times New Roman" w:hAnsi="Times New Roman" w:cs="Times New Roman"/>
                <w:sz w:val="24"/>
                <w:szCs w:val="24"/>
              </w:rPr>
              <w:t xml:space="preserve"> (0.85-</w:t>
            </w:r>
            <w:r w:rsidR="00983AE1" w:rsidRPr="001135C5">
              <w:rPr>
                <w:rFonts w:ascii="Times New Roman" w:hAnsi="Times New Roman" w:cs="Times New Roman"/>
                <w:sz w:val="24"/>
                <w:szCs w:val="24"/>
              </w:rPr>
              <w:t>2.08</w:t>
            </w:r>
            <w:r w:rsidRPr="001135C5">
              <w:rPr>
                <w:rFonts w:ascii="Times New Roman" w:hAnsi="Times New Roman" w:cs="Times New Roman"/>
                <w:sz w:val="24"/>
                <w:szCs w:val="24"/>
              </w:rPr>
              <w:t>)</w:t>
            </w:r>
          </w:p>
        </w:tc>
        <w:tc>
          <w:tcPr>
            <w:tcW w:w="1138" w:type="dxa"/>
          </w:tcPr>
          <w:p w14:paraId="4E7B7E80" w14:textId="282DD31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229</w:t>
            </w:r>
          </w:p>
        </w:tc>
        <w:tc>
          <w:tcPr>
            <w:tcW w:w="1306" w:type="dxa"/>
          </w:tcPr>
          <w:p w14:paraId="72B0CD96" w14:textId="29C882B4"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003A8" w:rsidRPr="001135C5">
              <w:rPr>
                <w:rFonts w:ascii="Times New Roman" w:hAnsi="Times New Roman" w:cs="Times New Roman"/>
                <w:sz w:val="24"/>
                <w:szCs w:val="24"/>
              </w:rPr>
              <w:t>08</w:t>
            </w:r>
            <w:r w:rsidRPr="001135C5">
              <w:rPr>
                <w:rFonts w:ascii="Times New Roman" w:hAnsi="Times New Roman" w:cs="Times New Roman"/>
                <w:sz w:val="24"/>
                <w:szCs w:val="24"/>
              </w:rPr>
              <w:t xml:space="preserve"> (0.</w:t>
            </w:r>
            <w:r w:rsidRPr="001135C5">
              <w:rPr>
                <w:rFonts w:ascii="Times New Roman" w:hAnsi="Times New Roman" w:cs="Times New Roman"/>
                <w:sz w:val="24"/>
                <w:szCs w:val="24"/>
              </w:rPr>
              <w:t>8</w:t>
            </w:r>
            <w:r w:rsidR="009003A8" w:rsidRPr="001135C5">
              <w:rPr>
                <w:rFonts w:ascii="Times New Roman" w:hAnsi="Times New Roman" w:cs="Times New Roman"/>
                <w:sz w:val="24"/>
                <w:szCs w:val="24"/>
              </w:rPr>
              <w:t>5</w:t>
            </w:r>
            <w:r w:rsidRPr="001135C5">
              <w:rPr>
                <w:rFonts w:ascii="Times New Roman" w:hAnsi="Times New Roman" w:cs="Times New Roman"/>
                <w:sz w:val="24"/>
                <w:szCs w:val="24"/>
              </w:rPr>
              <w:t>-1.</w:t>
            </w:r>
            <w:r w:rsidR="009003A8" w:rsidRPr="001135C5">
              <w:rPr>
                <w:rFonts w:ascii="Times New Roman" w:hAnsi="Times New Roman" w:cs="Times New Roman"/>
                <w:sz w:val="24"/>
                <w:szCs w:val="24"/>
              </w:rPr>
              <w:t>38</w:t>
            </w:r>
            <w:r w:rsidRPr="001135C5">
              <w:rPr>
                <w:rFonts w:ascii="Times New Roman" w:hAnsi="Times New Roman" w:cs="Times New Roman"/>
                <w:sz w:val="24"/>
                <w:szCs w:val="24"/>
              </w:rPr>
              <w:t>)</w:t>
            </w:r>
          </w:p>
        </w:tc>
        <w:tc>
          <w:tcPr>
            <w:tcW w:w="1127" w:type="dxa"/>
          </w:tcPr>
          <w:p w14:paraId="03CBF293" w14:textId="5896AEE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6E3909" w:rsidRPr="001135C5">
              <w:rPr>
                <w:rFonts w:ascii="Times New Roman" w:hAnsi="Times New Roman" w:cs="Times New Roman"/>
                <w:sz w:val="24"/>
                <w:szCs w:val="24"/>
              </w:rPr>
              <w:t>514</w:t>
            </w:r>
          </w:p>
        </w:tc>
        <w:tc>
          <w:tcPr>
            <w:tcW w:w="1381" w:type="dxa"/>
          </w:tcPr>
          <w:p w14:paraId="4225A747" w14:textId="472F0CD9"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Pr="001135C5">
              <w:rPr>
                <w:rFonts w:ascii="Times New Roman" w:hAnsi="Times New Roman" w:cs="Times New Roman"/>
                <w:sz w:val="24"/>
                <w:szCs w:val="24"/>
              </w:rPr>
              <w:t>0</w:t>
            </w:r>
            <w:r w:rsidR="00C848FD" w:rsidRPr="001135C5">
              <w:rPr>
                <w:rFonts w:ascii="Times New Roman" w:hAnsi="Times New Roman" w:cs="Times New Roman"/>
                <w:sz w:val="24"/>
                <w:szCs w:val="24"/>
              </w:rPr>
              <w:t>1</w:t>
            </w:r>
            <w:r w:rsidRPr="001135C5">
              <w:rPr>
                <w:rFonts w:ascii="Times New Roman" w:hAnsi="Times New Roman" w:cs="Times New Roman"/>
                <w:sz w:val="24"/>
                <w:szCs w:val="24"/>
              </w:rPr>
              <w:t xml:space="preserve"> (0.</w:t>
            </w:r>
            <w:r w:rsidR="00DB7E61" w:rsidRPr="001135C5">
              <w:rPr>
                <w:rFonts w:ascii="Times New Roman" w:hAnsi="Times New Roman" w:cs="Times New Roman"/>
                <w:sz w:val="24"/>
                <w:szCs w:val="24"/>
              </w:rPr>
              <w:t>92</w:t>
            </w:r>
            <w:r w:rsidRPr="001135C5">
              <w:rPr>
                <w:rFonts w:ascii="Times New Roman" w:hAnsi="Times New Roman" w:cs="Times New Roman"/>
                <w:sz w:val="24"/>
                <w:szCs w:val="24"/>
              </w:rPr>
              <w:t>-1.</w:t>
            </w:r>
            <w:r w:rsidR="00DB7E61" w:rsidRPr="001135C5">
              <w:rPr>
                <w:rFonts w:ascii="Times New Roman" w:hAnsi="Times New Roman" w:cs="Times New Roman"/>
                <w:sz w:val="24"/>
                <w:szCs w:val="24"/>
              </w:rPr>
              <w:t>40</w:t>
            </w:r>
            <w:r w:rsidRPr="001135C5">
              <w:rPr>
                <w:rFonts w:ascii="Times New Roman" w:hAnsi="Times New Roman" w:cs="Times New Roman"/>
                <w:sz w:val="24"/>
                <w:szCs w:val="24"/>
              </w:rPr>
              <w:t>)</w:t>
            </w:r>
          </w:p>
        </w:tc>
        <w:tc>
          <w:tcPr>
            <w:tcW w:w="1381" w:type="dxa"/>
          </w:tcPr>
          <w:p w14:paraId="398F1946" w14:textId="641BD07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0.242</w:t>
            </w:r>
          </w:p>
        </w:tc>
      </w:tr>
      <w:tr w:rsidR="00BE14DB" w:rsidRPr="001135C5" w14:paraId="2E12175F" w14:textId="77777777" w:rsidTr="00EF544D">
        <w:tc>
          <w:tcPr>
            <w:tcW w:w="1650" w:type="dxa"/>
          </w:tcPr>
          <w:p w14:paraId="5FE4EE85" w14:textId="48109BA7"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Winter</w:t>
            </w:r>
          </w:p>
        </w:tc>
        <w:tc>
          <w:tcPr>
            <w:tcW w:w="1367" w:type="dxa"/>
          </w:tcPr>
          <w:p w14:paraId="6C9F4C64" w14:textId="6DC9619B"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83AE1" w:rsidRPr="001135C5">
              <w:rPr>
                <w:rFonts w:ascii="Times New Roman" w:hAnsi="Times New Roman" w:cs="Times New Roman"/>
                <w:sz w:val="24"/>
                <w:szCs w:val="24"/>
              </w:rPr>
              <w:t>09</w:t>
            </w:r>
            <w:r w:rsidRPr="001135C5">
              <w:rPr>
                <w:rFonts w:ascii="Times New Roman" w:hAnsi="Times New Roman" w:cs="Times New Roman"/>
                <w:sz w:val="24"/>
                <w:szCs w:val="24"/>
              </w:rPr>
              <w:t xml:space="preserve"> (</w:t>
            </w:r>
            <w:r w:rsidR="00983AE1" w:rsidRPr="001135C5">
              <w:rPr>
                <w:rFonts w:ascii="Times New Roman" w:hAnsi="Times New Roman" w:cs="Times New Roman"/>
                <w:sz w:val="24"/>
                <w:szCs w:val="24"/>
              </w:rPr>
              <w:t>0.50</w:t>
            </w:r>
            <w:r w:rsidRPr="001135C5">
              <w:rPr>
                <w:rFonts w:ascii="Times New Roman" w:hAnsi="Times New Roman" w:cs="Times New Roman"/>
                <w:sz w:val="24"/>
                <w:szCs w:val="24"/>
              </w:rPr>
              <w:t>-</w:t>
            </w:r>
            <w:r w:rsidR="00983AE1" w:rsidRPr="001135C5">
              <w:rPr>
                <w:rFonts w:ascii="Times New Roman" w:hAnsi="Times New Roman" w:cs="Times New Roman"/>
                <w:sz w:val="24"/>
                <w:szCs w:val="24"/>
              </w:rPr>
              <w:t>2.34</w:t>
            </w:r>
            <w:r w:rsidRPr="001135C5">
              <w:rPr>
                <w:rFonts w:ascii="Times New Roman" w:hAnsi="Times New Roman" w:cs="Times New Roman"/>
                <w:sz w:val="24"/>
                <w:szCs w:val="24"/>
              </w:rPr>
              <w:t>)</w:t>
            </w:r>
          </w:p>
        </w:tc>
        <w:tc>
          <w:tcPr>
            <w:tcW w:w="1138" w:type="dxa"/>
          </w:tcPr>
          <w:p w14:paraId="36427DA2" w14:textId="3018737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w:t>
            </w:r>
            <w:r w:rsidR="00983AE1" w:rsidRPr="001135C5">
              <w:rPr>
                <w:rFonts w:ascii="Times New Roman" w:hAnsi="Times New Roman" w:cs="Times New Roman"/>
                <w:sz w:val="24"/>
                <w:szCs w:val="24"/>
              </w:rPr>
              <w:t>832</w:t>
            </w:r>
          </w:p>
        </w:tc>
        <w:tc>
          <w:tcPr>
            <w:tcW w:w="1306" w:type="dxa"/>
          </w:tcPr>
          <w:p w14:paraId="2FDA7982" w14:textId="156FCE36"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9003A8" w:rsidRPr="001135C5">
              <w:rPr>
                <w:rFonts w:ascii="Times New Roman" w:hAnsi="Times New Roman" w:cs="Times New Roman"/>
                <w:sz w:val="24"/>
                <w:szCs w:val="24"/>
              </w:rPr>
              <w:t>35</w:t>
            </w:r>
            <w:r w:rsidRPr="001135C5">
              <w:rPr>
                <w:rFonts w:ascii="Times New Roman" w:hAnsi="Times New Roman" w:cs="Times New Roman"/>
                <w:sz w:val="24"/>
                <w:szCs w:val="24"/>
              </w:rPr>
              <w:t xml:space="preserve"> (1.</w:t>
            </w:r>
            <w:r w:rsidR="009003A8" w:rsidRPr="001135C5">
              <w:rPr>
                <w:rFonts w:ascii="Times New Roman" w:hAnsi="Times New Roman" w:cs="Times New Roman"/>
                <w:sz w:val="24"/>
                <w:szCs w:val="24"/>
              </w:rPr>
              <w:t>06</w:t>
            </w:r>
            <w:r w:rsidRPr="001135C5">
              <w:rPr>
                <w:rFonts w:ascii="Times New Roman" w:hAnsi="Times New Roman" w:cs="Times New Roman"/>
                <w:sz w:val="24"/>
                <w:szCs w:val="24"/>
              </w:rPr>
              <w:t>-</w:t>
            </w:r>
            <w:r w:rsidRPr="001135C5">
              <w:rPr>
                <w:rFonts w:ascii="Times New Roman" w:hAnsi="Times New Roman" w:cs="Times New Roman"/>
                <w:sz w:val="24"/>
                <w:szCs w:val="24"/>
              </w:rPr>
              <w:t>1</w:t>
            </w:r>
            <w:r w:rsidRPr="001135C5">
              <w:rPr>
                <w:rFonts w:ascii="Times New Roman" w:hAnsi="Times New Roman" w:cs="Times New Roman"/>
                <w:sz w:val="24"/>
                <w:szCs w:val="24"/>
              </w:rPr>
              <w:t>.</w:t>
            </w:r>
            <w:r w:rsidRPr="001135C5">
              <w:rPr>
                <w:rFonts w:ascii="Times New Roman" w:hAnsi="Times New Roman" w:cs="Times New Roman"/>
                <w:sz w:val="24"/>
                <w:szCs w:val="24"/>
              </w:rPr>
              <w:t>7</w:t>
            </w:r>
            <w:r w:rsidR="009003A8" w:rsidRPr="001135C5">
              <w:rPr>
                <w:rFonts w:ascii="Times New Roman" w:hAnsi="Times New Roman" w:cs="Times New Roman"/>
                <w:sz w:val="24"/>
                <w:szCs w:val="24"/>
              </w:rPr>
              <w:t>2</w:t>
            </w:r>
            <w:r w:rsidRPr="001135C5">
              <w:rPr>
                <w:rFonts w:ascii="Times New Roman" w:hAnsi="Times New Roman" w:cs="Times New Roman"/>
                <w:sz w:val="24"/>
                <w:szCs w:val="24"/>
              </w:rPr>
              <w:t>)</w:t>
            </w:r>
          </w:p>
        </w:tc>
        <w:tc>
          <w:tcPr>
            <w:tcW w:w="1127" w:type="dxa"/>
          </w:tcPr>
          <w:p w14:paraId="6B7438E8" w14:textId="5523604F"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0.0</w:t>
            </w:r>
            <w:r w:rsidR="006E3909" w:rsidRPr="001135C5">
              <w:rPr>
                <w:rFonts w:ascii="Times New Roman" w:hAnsi="Times New Roman" w:cs="Times New Roman"/>
                <w:sz w:val="24"/>
                <w:szCs w:val="24"/>
              </w:rPr>
              <w:t>15</w:t>
            </w:r>
          </w:p>
        </w:tc>
        <w:tc>
          <w:tcPr>
            <w:tcW w:w="1381" w:type="dxa"/>
          </w:tcPr>
          <w:p w14:paraId="64B7FD76" w14:textId="4EEDE743"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1.</w:t>
            </w:r>
            <w:r w:rsidR="00C848FD" w:rsidRPr="001135C5">
              <w:rPr>
                <w:rFonts w:ascii="Times New Roman" w:hAnsi="Times New Roman" w:cs="Times New Roman"/>
                <w:sz w:val="24"/>
                <w:szCs w:val="24"/>
              </w:rPr>
              <w:t>34</w:t>
            </w:r>
            <w:r w:rsidRPr="001135C5">
              <w:rPr>
                <w:rFonts w:ascii="Times New Roman" w:hAnsi="Times New Roman" w:cs="Times New Roman"/>
                <w:sz w:val="24"/>
                <w:szCs w:val="24"/>
              </w:rPr>
              <w:t xml:space="preserve"> (1.</w:t>
            </w:r>
            <w:r w:rsidR="00DB7E61" w:rsidRPr="001135C5">
              <w:rPr>
                <w:rFonts w:ascii="Times New Roman" w:hAnsi="Times New Roman" w:cs="Times New Roman"/>
                <w:sz w:val="24"/>
                <w:szCs w:val="24"/>
              </w:rPr>
              <w:t>18</w:t>
            </w:r>
            <w:r w:rsidRPr="001135C5">
              <w:rPr>
                <w:rFonts w:ascii="Times New Roman" w:hAnsi="Times New Roman" w:cs="Times New Roman"/>
                <w:sz w:val="24"/>
                <w:szCs w:val="24"/>
              </w:rPr>
              <w:t>-</w:t>
            </w:r>
            <w:r w:rsidRPr="001135C5">
              <w:rPr>
                <w:rFonts w:ascii="Times New Roman" w:hAnsi="Times New Roman" w:cs="Times New Roman"/>
                <w:sz w:val="24"/>
                <w:szCs w:val="24"/>
              </w:rPr>
              <w:t>1</w:t>
            </w:r>
            <w:r w:rsidRPr="001135C5">
              <w:rPr>
                <w:rFonts w:ascii="Times New Roman" w:hAnsi="Times New Roman" w:cs="Times New Roman"/>
                <w:sz w:val="24"/>
                <w:szCs w:val="24"/>
              </w:rPr>
              <w:t>.</w:t>
            </w:r>
            <w:r w:rsidR="00DB7E61" w:rsidRPr="001135C5">
              <w:rPr>
                <w:rFonts w:ascii="Times New Roman" w:hAnsi="Times New Roman" w:cs="Times New Roman"/>
                <w:sz w:val="24"/>
                <w:szCs w:val="24"/>
              </w:rPr>
              <w:t>79</w:t>
            </w:r>
            <w:r w:rsidRPr="001135C5">
              <w:rPr>
                <w:rFonts w:ascii="Times New Roman" w:hAnsi="Times New Roman" w:cs="Times New Roman"/>
                <w:sz w:val="24"/>
                <w:szCs w:val="24"/>
              </w:rPr>
              <w:t>)</w:t>
            </w:r>
          </w:p>
        </w:tc>
        <w:tc>
          <w:tcPr>
            <w:tcW w:w="1381" w:type="dxa"/>
          </w:tcPr>
          <w:p w14:paraId="01838857" w14:textId="618694D1"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&lt;</w:t>
            </w:r>
            <w:r w:rsidRPr="001135C5">
              <w:rPr>
                <w:rFonts w:ascii="Times New Roman" w:hAnsi="Times New Roman" w:cs="Times New Roman"/>
                <w:sz w:val="24"/>
                <w:szCs w:val="24"/>
              </w:rPr>
              <w:t>0.</w:t>
            </w:r>
            <w:r w:rsidRPr="001135C5">
              <w:rPr>
                <w:rFonts w:ascii="Times New Roman" w:hAnsi="Times New Roman" w:cs="Times New Roman"/>
                <w:sz w:val="24"/>
                <w:szCs w:val="24"/>
              </w:rPr>
              <w:t>001</w:t>
            </w:r>
          </w:p>
        </w:tc>
      </w:tr>
      <w:tr w:rsidR="00BE14DB" w:rsidRPr="001135C5" w14:paraId="28C89302" w14:textId="77777777" w:rsidTr="00EF544D">
        <w:tc>
          <w:tcPr>
            <w:tcW w:w="1650" w:type="dxa"/>
          </w:tcPr>
          <w:p w14:paraId="460AB1B0" w14:textId="6692AA41" w:rsidR="00BE14DB" w:rsidRPr="001135C5" w:rsidRDefault="00BE14DB" w:rsidP="008E4BE5">
            <w:pPr>
              <w:spacing w:line="360" w:lineRule="auto"/>
              <w:jc w:val="both"/>
              <w:rPr>
                <w:rFonts w:ascii="Times New Roman" w:hAnsi="Times New Roman" w:cs="Times New Roman"/>
                <w:sz w:val="24"/>
                <w:szCs w:val="24"/>
              </w:rPr>
            </w:pPr>
            <w:r w:rsidRPr="00DC3CAD">
              <w:rPr>
                <w:rFonts w:ascii="Times New Roman" w:hAnsi="Times New Roman" w:cs="Times New Roman"/>
                <w:sz w:val="24"/>
                <w:szCs w:val="24"/>
              </w:rPr>
              <w:t>Pre-monsoon</w:t>
            </w:r>
          </w:p>
        </w:tc>
        <w:tc>
          <w:tcPr>
            <w:tcW w:w="1367" w:type="dxa"/>
          </w:tcPr>
          <w:p w14:paraId="234F7FA9" w14:textId="5E89529D"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138" w:type="dxa"/>
          </w:tcPr>
          <w:p w14:paraId="3BE13E40" w14:textId="77777777" w:rsidR="00BE14DB" w:rsidRPr="001135C5" w:rsidRDefault="00BE14DB" w:rsidP="008E4BE5">
            <w:pPr>
              <w:spacing w:line="360" w:lineRule="auto"/>
              <w:jc w:val="both"/>
              <w:rPr>
                <w:rFonts w:ascii="Times New Roman" w:hAnsi="Times New Roman" w:cs="Times New Roman"/>
                <w:sz w:val="24"/>
                <w:szCs w:val="24"/>
              </w:rPr>
            </w:pPr>
          </w:p>
        </w:tc>
        <w:tc>
          <w:tcPr>
            <w:tcW w:w="1306" w:type="dxa"/>
          </w:tcPr>
          <w:p w14:paraId="4B1DFE82" w14:textId="200D0589"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127" w:type="dxa"/>
          </w:tcPr>
          <w:p w14:paraId="58B99239" w14:textId="77777777" w:rsidR="00BE14DB" w:rsidRPr="001135C5" w:rsidRDefault="00BE14DB" w:rsidP="008E4BE5">
            <w:pPr>
              <w:spacing w:line="360" w:lineRule="auto"/>
              <w:jc w:val="both"/>
              <w:rPr>
                <w:rFonts w:ascii="Times New Roman" w:hAnsi="Times New Roman" w:cs="Times New Roman"/>
                <w:sz w:val="24"/>
                <w:szCs w:val="24"/>
              </w:rPr>
            </w:pPr>
          </w:p>
        </w:tc>
        <w:tc>
          <w:tcPr>
            <w:tcW w:w="1381" w:type="dxa"/>
          </w:tcPr>
          <w:p w14:paraId="622B7C1B" w14:textId="7DC80B28" w:rsidR="00BE14DB" w:rsidRPr="001135C5" w:rsidRDefault="00BE14DB" w:rsidP="008E4BE5">
            <w:pPr>
              <w:spacing w:line="360" w:lineRule="auto"/>
              <w:jc w:val="both"/>
              <w:rPr>
                <w:rFonts w:ascii="Times New Roman" w:hAnsi="Times New Roman" w:cs="Times New Roman"/>
                <w:sz w:val="24"/>
                <w:szCs w:val="24"/>
              </w:rPr>
            </w:pPr>
            <w:r w:rsidRPr="001135C5">
              <w:rPr>
                <w:rFonts w:ascii="Times New Roman" w:hAnsi="Times New Roman" w:cs="Times New Roman"/>
                <w:sz w:val="24"/>
                <w:szCs w:val="24"/>
              </w:rPr>
              <w:t>Reference</w:t>
            </w:r>
          </w:p>
        </w:tc>
        <w:tc>
          <w:tcPr>
            <w:tcW w:w="1381" w:type="dxa"/>
          </w:tcPr>
          <w:p w14:paraId="39450B20" w14:textId="77777777" w:rsidR="00BE14DB" w:rsidRPr="001135C5" w:rsidRDefault="00BE14DB" w:rsidP="008E4BE5">
            <w:pPr>
              <w:spacing w:line="360" w:lineRule="auto"/>
              <w:jc w:val="both"/>
              <w:rPr>
                <w:rFonts w:ascii="Times New Roman" w:hAnsi="Times New Roman" w:cs="Times New Roman"/>
                <w:sz w:val="24"/>
                <w:szCs w:val="24"/>
              </w:rPr>
            </w:pPr>
          </w:p>
        </w:tc>
      </w:tr>
    </w:tbl>
    <w:p w14:paraId="00D519EB" w14:textId="77777777" w:rsidR="001A7184" w:rsidRPr="001135C5" w:rsidRDefault="001A7184" w:rsidP="008E4BE5">
      <w:pPr>
        <w:jc w:val="both"/>
        <w:rPr>
          <w:rFonts w:ascii="Times New Roman" w:hAnsi="Times New Roman" w:cs="Times New Roman"/>
          <w:sz w:val="24"/>
          <w:szCs w:val="24"/>
        </w:rPr>
      </w:pPr>
    </w:p>
    <w:p w14:paraId="31143016" w14:textId="77777777" w:rsidR="00277ADC" w:rsidRPr="001135C5" w:rsidRDefault="00277ADC" w:rsidP="008E4BE5">
      <w:pPr>
        <w:jc w:val="both"/>
        <w:rPr>
          <w:rFonts w:ascii="Times New Roman" w:hAnsi="Times New Roman" w:cs="Times New Roman"/>
          <w:b/>
          <w:bCs/>
          <w:sz w:val="24"/>
          <w:szCs w:val="24"/>
        </w:rPr>
      </w:pPr>
    </w:p>
    <w:p w14:paraId="1F3E38C2" w14:textId="2DCFA62D" w:rsidR="003525EB" w:rsidRPr="001135C5" w:rsidRDefault="00277ADC" w:rsidP="008E4BE5">
      <w:pPr>
        <w:jc w:val="both"/>
        <w:rPr>
          <w:rFonts w:ascii="Times New Roman" w:hAnsi="Times New Roman" w:cs="Times New Roman"/>
          <w:sz w:val="24"/>
          <w:szCs w:val="24"/>
        </w:rPr>
      </w:pPr>
      <w:r w:rsidRPr="001135C5">
        <w:rPr>
          <w:rFonts w:ascii="Times New Roman" w:hAnsi="Times New Roman" w:cs="Times New Roman"/>
          <w:sz w:val="24"/>
          <w:szCs w:val="24"/>
        </w:rPr>
        <w:t xml:space="preserve">Using the GLM, </w:t>
      </w:r>
      <w:r w:rsidRPr="001135C5">
        <w:rPr>
          <w:rFonts w:ascii="Times New Roman" w:hAnsi="Times New Roman" w:cs="Times New Roman"/>
          <w:sz w:val="24"/>
          <w:szCs w:val="24"/>
        </w:rPr>
        <w:t xml:space="preserve">over the period of 2006-2024, </w:t>
      </w:r>
      <w:r w:rsidRPr="001135C5">
        <w:rPr>
          <w:rFonts w:ascii="Times New Roman" w:hAnsi="Times New Roman" w:cs="Times New Roman"/>
          <w:sz w:val="24"/>
          <w:szCs w:val="24"/>
        </w:rPr>
        <w:t xml:space="preserve">we estimated the effect of each variable presented as the incidence risk ratio (IRR). The model indicates that </w:t>
      </w:r>
      <w:r w:rsidRPr="001135C5">
        <w:rPr>
          <w:rFonts w:ascii="Times New Roman" w:hAnsi="Times New Roman" w:cs="Times New Roman"/>
          <w:sz w:val="24"/>
          <w:szCs w:val="24"/>
        </w:rPr>
        <w:t>rabies</w:t>
      </w:r>
      <w:r w:rsidRPr="001135C5">
        <w:rPr>
          <w:rFonts w:ascii="Times New Roman" w:hAnsi="Times New Roman" w:cs="Times New Roman"/>
          <w:sz w:val="24"/>
          <w:szCs w:val="24"/>
        </w:rPr>
        <w:t xml:space="preserve"> cases would rise by </w:t>
      </w:r>
      <w:r w:rsidRPr="001135C5">
        <w:rPr>
          <w:rFonts w:ascii="Times New Roman" w:hAnsi="Times New Roman" w:cs="Times New Roman"/>
          <w:sz w:val="24"/>
          <w:szCs w:val="24"/>
        </w:rPr>
        <w:t>1</w:t>
      </w:r>
      <w:r w:rsidRPr="001135C5">
        <w:rPr>
          <w:rFonts w:ascii="Times New Roman" w:hAnsi="Times New Roman" w:cs="Times New Roman"/>
          <w:sz w:val="24"/>
          <w:szCs w:val="24"/>
        </w:rPr>
        <w:t xml:space="preserve">% </w:t>
      </w:r>
      <w:r w:rsidRPr="001135C5">
        <w:rPr>
          <w:rFonts w:ascii="Times New Roman" w:hAnsi="Times New Roman" w:cs="Times New Roman"/>
          <w:sz w:val="24"/>
          <w:szCs w:val="24"/>
        </w:rPr>
        <w:t>in rainy season than the pre-monsoon season</w:t>
      </w:r>
      <w:r w:rsidRPr="001135C5">
        <w:rPr>
          <w:rFonts w:ascii="Times New Roman" w:hAnsi="Times New Roman" w:cs="Times New Roman"/>
          <w:sz w:val="24"/>
          <w:szCs w:val="24"/>
        </w:rPr>
        <w:t>.</w:t>
      </w:r>
      <w:r w:rsidRPr="001135C5">
        <w:rPr>
          <w:rFonts w:ascii="Times New Roman" w:hAnsi="Times New Roman" w:cs="Times New Roman"/>
          <w:sz w:val="24"/>
          <w:szCs w:val="24"/>
        </w:rPr>
        <w:t xml:space="preserve"> In addition, the rise of rabies cases high (34%) in Winter season than the pre-monsoon season.</w:t>
      </w:r>
    </w:p>
    <w:p w14:paraId="1226E3B8" w14:textId="77777777" w:rsidR="003525EB" w:rsidRPr="001135C5" w:rsidRDefault="003525EB" w:rsidP="008E4BE5">
      <w:pPr>
        <w:jc w:val="both"/>
        <w:rPr>
          <w:rFonts w:ascii="Times New Roman" w:hAnsi="Times New Roman" w:cs="Times New Roman"/>
          <w:sz w:val="24"/>
          <w:szCs w:val="24"/>
        </w:rPr>
      </w:pPr>
      <w:r w:rsidRPr="001135C5">
        <w:rPr>
          <w:rFonts w:ascii="Times New Roman" w:hAnsi="Times New Roman" w:cs="Times New Roman"/>
          <w:sz w:val="24"/>
          <w:szCs w:val="24"/>
        </w:rPr>
        <w:br w:type="page"/>
      </w:r>
    </w:p>
    <w:p w14:paraId="08DD5341" w14:textId="6DF324DB" w:rsidR="00277ADC" w:rsidRPr="001135C5" w:rsidRDefault="003525EB" w:rsidP="008E4BE5">
      <w:pPr>
        <w:jc w:val="both"/>
        <w:rPr>
          <w:rFonts w:ascii="Times New Roman" w:hAnsi="Times New Roman" w:cs="Times New Roman"/>
          <w:sz w:val="24"/>
          <w:szCs w:val="24"/>
        </w:rPr>
      </w:pPr>
      <w:r w:rsidRPr="001135C5">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2029125484"/>
        <w:placeholder>
          <w:docPart w:val="DefaultPlaceholder_-1854013440"/>
        </w:placeholder>
      </w:sdtPr>
      <w:sdtContent>
        <w:p w14:paraId="20D05524" w14:textId="77777777" w:rsidR="001135C5" w:rsidRDefault="001135C5">
          <w:pPr>
            <w:autoSpaceDE w:val="0"/>
            <w:autoSpaceDN w:val="0"/>
            <w:ind w:hanging="640"/>
            <w:divId w:val="1940673873"/>
            <w:rPr>
              <w:rFonts w:eastAsia="Times New Roman"/>
              <w:kern w:val="0"/>
              <w:sz w:val="24"/>
              <w:szCs w:val="24"/>
              <w14:ligatures w14:val="none"/>
            </w:rPr>
          </w:pPr>
          <w:r>
            <w:rPr>
              <w:rFonts w:eastAsia="Times New Roman"/>
            </w:rPr>
            <w:t>1</w:t>
          </w:r>
          <w:r>
            <w:rPr>
              <w:rFonts w:eastAsia="Times New Roman"/>
            </w:rPr>
            <w:tab/>
            <w:t xml:space="preserve">Haider N, Chang Y-M, Rahman M, Zumla A, Kock RA.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100063.</w:t>
          </w:r>
        </w:p>
        <w:p w14:paraId="735F1AD2" w14:textId="77777777" w:rsidR="001135C5" w:rsidRDefault="001135C5">
          <w:pPr>
            <w:autoSpaceDE w:val="0"/>
            <w:autoSpaceDN w:val="0"/>
            <w:ind w:hanging="640"/>
            <w:divId w:val="277689509"/>
            <w:rPr>
              <w:rFonts w:eastAsia="Times New Roman"/>
            </w:rPr>
          </w:pPr>
          <w:r>
            <w:rPr>
              <w:rFonts w:eastAsia="Times New Roman"/>
            </w:rPr>
            <w:t>2</w:t>
          </w:r>
          <w:r>
            <w:rPr>
              <w:rFonts w:eastAsia="Times New Roman"/>
            </w:rPr>
            <w:tab/>
            <w:t xml:space="preserve">Yue S, Pilon P. A comparison of the power of the t test, Mann-Kendall and bootstrap tests for trend detection / Une </w:t>
          </w:r>
          <w:proofErr w:type="spellStart"/>
          <w:r>
            <w:rPr>
              <w:rFonts w:eastAsia="Times New Roman"/>
            </w:rPr>
            <w:t>comparaison</w:t>
          </w:r>
          <w:proofErr w:type="spellEnd"/>
          <w:r>
            <w:rPr>
              <w:rFonts w:eastAsia="Times New Roman"/>
            </w:rPr>
            <w:t xml:space="preserve"> de la puissance des tests t de Student, de Mann-Kendall et du bootstrap pour la </w:t>
          </w:r>
          <w:proofErr w:type="spellStart"/>
          <w:r>
            <w:rPr>
              <w:rFonts w:eastAsia="Times New Roman"/>
            </w:rPr>
            <w:t>détection</w:t>
          </w:r>
          <w:proofErr w:type="spellEnd"/>
          <w:r>
            <w:rPr>
              <w:rFonts w:eastAsia="Times New Roman"/>
            </w:rPr>
            <w:t xml:space="preserve"> de tendance. </w:t>
          </w:r>
          <w:r>
            <w:rPr>
              <w:rFonts w:eastAsia="Times New Roman"/>
              <w:i/>
              <w:iCs/>
            </w:rPr>
            <w:t>Hydrological Sciences Journal</w:t>
          </w:r>
          <w:r>
            <w:rPr>
              <w:rFonts w:eastAsia="Times New Roman"/>
            </w:rPr>
            <w:t xml:space="preserve"> 2004; </w:t>
          </w:r>
          <w:r>
            <w:rPr>
              <w:rFonts w:eastAsia="Times New Roman"/>
              <w:b/>
              <w:bCs/>
            </w:rPr>
            <w:t>49</w:t>
          </w:r>
          <w:r>
            <w:rPr>
              <w:rFonts w:eastAsia="Times New Roman"/>
            </w:rPr>
            <w:t>: 21–37.</w:t>
          </w:r>
        </w:p>
        <w:p w14:paraId="2294D4D7" w14:textId="77777777" w:rsidR="001135C5" w:rsidRDefault="001135C5">
          <w:pPr>
            <w:autoSpaceDE w:val="0"/>
            <w:autoSpaceDN w:val="0"/>
            <w:ind w:hanging="640"/>
            <w:divId w:val="1650935993"/>
            <w:rPr>
              <w:rFonts w:eastAsia="Times New Roman"/>
            </w:rPr>
          </w:pPr>
          <w:r>
            <w:rPr>
              <w:rFonts w:eastAsia="Times New Roman"/>
            </w:rPr>
            <w:t>3</w:t>
          </w:r>
          <w:r>
            <w:rPr>
              <w:rFonts w:eastAsia="Times New Roman"/>
            </w:rPr>
            <w:tab/>
            <w:t xml:space="preserve">Sen PK. Estimates of the Regression Coefficient Based on Kendall’s Tau. </w:t>
          </w:r>
          <w:r>
            <w:rPr>
              <w:rFonts w:eastAsia="Times New Roman"/>
              <w:i/>
              <w:iCs/>
            </w:rPr>
            <w:t>J Am Stat Assoc</w:t>
          </w:r>
          <w:r>
            <w:rPr>
              <w:rFonts w:eastAsia="Times New Roman"/>
            </w:rPr>
            <w:t xml:space="preserve"> 1968; </w:t>
          </w:r>
          <w:r>
            <w:rPr>
              <w:rFonts w:eastAsia="Times New Roman"/>
              <w:b/>
              <w:bCs/>
            </w:rPr>
            <w:t>63</w:t>
          </w:r>
          <w:r>
            <w:rPr>
              <w:rFonts w:eastAsia="Times New Roman"/>
            </w:rPr>
            <w:t>: 1379–89.</w:t>
          </w:r>
        </w:p>
        <w:p w14:paraId="42B5FAF8" w14:textId="77777777" w:rsidR="001135C5" w:rsidRDefault="001135C5">
          <w:pPr>
            <w:autoSpaceDE w:val="0"/>
            <w:autoSpaceDN w:val="0"/>
            <w:ind w:hanging="640"/>
            <w:divId w:val="539318826"/>
            <w:rPr>
              <w:rFonts w:eastAsia="Times New Roman"/>
            </w:rPr>
          </w:pPr>
          <w:r>
            <w:rPr>
              <w:rFonts w:eastAsia="Times New Roman"/>
            </w:rPr>
            <w:t>4</w:t>
          </w:r>
          <w:r>
            <w:rPr>
              <w:rFonts w:eastAsia="Times New Roman"/>
            </w:rPr>
            <w:tab/>
            <w:t xml:space="preserve">Sumi SN, Sinha NC, Islam MA. Generalized linear models for analyzing count data of rainfall occurrences. </w:t>
          </w:r>
          <w:r>
            <w:rPr>
              <w:rFonts w:eastAsia="Times New Roman"/>
              <w:i/>
              <w:iCs/>
            </w:rPr>
            <w:t>SN Appl Sci</w:t>
          </w:r>
          <w:r>
            <w:rPr>
              <w:rFonts w:eastAsia="Times New Roman"/>
            </w:rPr>
            <w:t xml:space="preserve"> 2021; </w:t>
          </w:r>
          <w:r>
            <w:rPr>
              <w:rFonts w:eastAsia="Times New Roman"/>
              <w:b/>
              <w:bCs/>
            </w:rPr>
            <w:t>3</w:t>
          </w:r>
          <w:r>
            <w:rPr>
              <w:rFonts w:eastAsia="Times New Roman"/>
            </w:rPr>
            <w:t>: 481.</w:t>
          </w:r>
        </w:p>
        <w:p w14:paraId="5A69E524" w14:textId="77777777" w:rsidR="001135C5" w:rsidRDefault="001135C5">
          <w:pPr>
            <w:autoSpaceDE w:val="0"/>
            <w:autoSpaceDN w:val="0"/>
            <w:ind w:hanging="640"/>
            <w:divId w:val="859318277"/>
            <w:rPr>
              <w:rFonts w:eastAsia="Times New Roman"/>
            </w:rPr>
          </w:pPr>
          <w:r>
            <w:rPr>
              <w:rFonts w:eastAsia="Times New Roman"/>
            </w:rPr>
            <w:t>5</w:t>
          </w:r>
          <w:r>
            <w:rPr>
              <w:rFonts w:eastAsia="Times New Roman"/>
            </w:rPr>
            <w:tab/>
            <w:t>R Core Team. R: A language and environment for statistical computing. Vienna, Austria. URL https://www.R-project.org/. 2022.</w:t>
          </w:r>
        </w:p>
        <w:p w14:paraId="11ADAB27" w14:textId="2B88893F" w:rsidR="001135C5" w:rsidRPr="001135C5" w:rsidRDefault="001135C5" w:rsidP="008E4BE5">
          <w:pPr>
            <w:jc w:val="both"/>
            <w:rPr>
              <w:rFonts w:ascii="Times New Roman" w:hAnsi="Times New Roman" w:cs="Times New Roman"/>
              <w:sz w:val="24"/>
              <w:szCs w:val="24"/>
            </w:rPr>
          </w:pPr>
          <w:r>
            <w:rPr>
              <w:rFonts w:eastAsia="Times New Roman"/>
            </w:rPr>
            <w:t> </w:t>
          </w:r>
        </w:p>
      </w:sdtContent>
    </w:sdt>
    <w:p w14:paraId="4DCE9AFA" w14:textId="77777777" w:rsidR="003525EB" w:rsidRPr="001135C5" w:rsidRDefault="003525EB" w:rsidP="008E4BE5">
      <w:pPr>
        <w:jc w:val="both"/>
        <w:rPr>
          <w:rFonts w:ascii="Times New Roman" w:hAnsi="Times New Roman" w:cs="Times New Roman"/>
          <w:sz w:val="24"/>
          <w:szCs w:val="24"/>
        </w:rPr>
      </w:pPr>
    </w:p>
    <w:sectPr w:rsidR="003525EB" w:rsidRPr="00113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92"/>
    <w:rsid w:val="00006D9E"/>
    <w:rsid w:val="000337E4"/>
    <w:rsid w:val="00047978"/>
    <w:rsid w:val="00067738"/>
    <w:rsid w:val="000D27C6"/>
    <w:rsid w:val="000D2AAA"/>
    <w:rsid w:val="001135C5"/>
    <w:rsid w:val="001137C9"/>
    <w:rsid w:val="001254E9"/>
    <w:rsid w:val="001259E2"/>
    <w:rsid w:val="00131E52"/>
    <w:rsid w:val="00163C9A"/>
    <w:rsid w:val="001901B9"/>
    <w:rsid w:val="00194426"/>
    <w:rsid w:val="001A7184"/>
    <w:rsid w:val="001E355A"/>
    <w:rsid w:val="00204164"/>
    <w:rsid w:val="00206F48"/>
    <w:rsid w:val="00237612"/>
    <w:rsid w:val="002455D5"/>
    <w:rsid w:val="00247B13"/>
    <w:rsid w:val="00252C0A"/>
    <w:rsid w:val="00255030"/>
    <w:rsid w:val="00277ADC"/>
    <w:rsid w:val="00290269"/>
    <w:rsid w:val="002B32F1"/>
    <w:rsid w:val="002D009B"/>
    <w:rsid w:val="002E3B61"/>
    <w:rsid w:val="00326C06"/>
    <w:rsid w:val="003525EB"/>
    <w:rsid w:val="003629CC"/>
    <w:rsid w:val="003633C1"/>
    <w:rsid w:val="00367A60"/>
    <w:rsid w:val="003A43E3"/>
    <w:rsid w:val="003C397C"/>
    <w:rsid w:val="003D120C"/>
    <w:rsid w:val="003D6A01"/>
    <w:rsid w:val="003F262E"/>
    <w:rsid w:val="00415E49"/>
    <w:rsid w:val="00417127"/>
    <w:rsid w:val="004523BB"/>
    <w:rsid w:val="004A715F"/>
    <w:rsid w:val="004B7308"/>
    <w:rsid w:val="004D1DD9"/>
    <w:rsid w:val="00505378"/>
    <w:rsid w:val="00522337"/>
    <w:rsid w:val="00522EA3"/>
    <w:rsid w:val="00536606"/>
    <w:rsid w:val="00537825"/>
    <w:rsid w:val="0059255C"/>
    <w:rsid w:val="005B3904"/>
    <w:rsid w:val="005E6E3A"/>
    <w:rsid w:val="00603FD4"/>
    <w:rsid w:val="006052D5"/>
    <w:rsid w:val="006518C8"/>
    <w:rsid w:val="0065458D"/>
    <w:rsid w:val="00664A47"/>
    <w:rsid w:val="00682D0F"/>
    <w:rsid w:val="006847F4"/>
    <w:rsid w:val="006A0965"/>
    <w:rsid w:val="006B07F9"/>
    <w:rsid w:val="006B2BC0"/>
    <w:rsid w:val="006D7B78"/>
    <w:rsid w:val="006E16D4"/>
    <w:rsid w:val="006E3909"/>
    <w:rsid w:val="00713118"/>
    <w:rsid w:val="007219C5"/>
    <w:rsid w:val="00725DD4"/>
    <w:rsid w:val="0074014F"/>
    <w:rsid w:val="007961A7"/>
    <w:rsid w:val="007A4A18"/>
    <w:rsid w:val="007B52D1"/>
    <w:rsid w:val="007C7F0B"/>
    <w:rsid w:val="00825994"/>
    <w:rsid w:val="00841576"/>
    <w:rsid w:val="00886DBB"/>
    <w:rsid w:val="008A1AFA"/>
    <w:rsid w:val="008B42DE"/>
    <w:rsid w:val="008B7134"/>
    <w:rsid w:val="008B7C64"/>
    <w:rsid w:val="008D197D"/>
    <w:rsid w:val="008E0713"/>
    <w:rsid w:val="008E4BE5"/>
    <w:rsid w:val="008E774B"/>
    <w:rsid w:val="009003A8"/>
    <w:rsid w:val="0093053D"/>
    <w:rsid w:val="00951379"/>
    <w:rsid w:val="00952952"/>
    <w:rsid w:val="00983AE1"/>
    <w:rsid w:val="009A01F9"/>
    <w:rsid w:val="009E48A2"/>
    <w:rsid w:val="00A00E55"/>
    <w:rsid w:val="00A077E9"/>
    <w:rsid w:val="00A215AE"/>
    <w:rsid w:val="00A2699E"/>
    <w:rsid w:val="00A61488"/>
    <w:rsid w:val="00AA625F"/>
    <w:rsid w:val="00AA63EC"/>
    <w:rsid w:val="00B07F36"/>
    <w:rsid w:val="00B123F2"/>
    <w:rsid w:val="00B22E4A"/>
    <w:rsid w:val="00B23992"/>
    <w:rsid w:val="00B46A48"/>
    <w:rsid w:val="00BE14DB"/>
    <w:rsid w:val="00C2707F"/>
    <w:rsid w:val="00C848FD"/>
    <w:rsid w:val="00CB0365"/>
    <w:rsid w:val="00CB537C"/>
    <w:rsid w:val="00D05FDC"/>
    <w:rsid w:val="00D228C8"/>
    <w:rsid w:val="00D34DC4"/>
    <w:rsid w:val="00D44257"/>
    <w:rsid w:val="00D617BE"/>
    <w:rsid w:val="00D6515A"/>
    <w:rsid w:val="00D87C01"/>
    <w:rsid w:val="00DB1527"/>
    <w:rsid w:val="00DB7E61"/>
    <w:rsid w:val="00DC1067"/>
    <w:rsid w:val="00DC3CAD"/>
    <w:rsid w:val="00DD59E3"/>
    <w:rsid w:val="00DE0683"/>
    <w:rsid w:val="00E01C29"/>
    <w:rsid w:val="00E33DDB"/>
    <w:rsid w:val="00E612B5"/>
    <w:rsid w:val="00EB5F24"/>
    <w:rsid w:val="00EB678F"/>
    <w:rsid w:val="00ED1DB9"/>
    <w:rsid w:val="00EF544D"/>
    <w:rsid w:val="00F249B1"/>
    <w:rsid w:val="00F318AD"/>
    <w:rsid w:val="00F4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94704"/>
  <w15:chartTrackingRefBased/>
  <w15:docId w15:val="{5C5E274C-E6B9-493E-BFB2-417A601C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1A7184"/>
  </w:style>
  <w:style w:type="paragraph" w:styleId="HTMLPreformatted">
    <w:name w:val="HTML Preformatted"/>
    <w:basedOn w:val="Normal"/>
    <w:link w:val="HTMLPreformattedChar"/>
    <w:uiPriority w:val="99"/>
    <w:semiHidden/>
    <w:unhideWhenUsed/>
    <w:rsid w:val="008B7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7C64"/>
    <w:rPr>
      <w:rFonts w:ascii="Consolas" w:hAnsi="Consolas"/>
      <w:sz w:val="20"/>
      <w:szCs w:val="20"/>
    </w:rPr>
  </w:style>
  <w:style w:type="character" w:styleId="PlaceholderText">
    <w:name w:val="Placeholder Text"/>
    <w:basedOn w:val="DefaultParagraphFont"/>
    <w:uiPriority w:val="99"/>
    <w:semiHidden/>
    <w:rsid w:val="001135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8820">
      <w:bodyDiv w:val="1"/>
      <w:marLeft w:val="0"/>
      <w:marRight w:val="0"/>
      <w:marTop w:val="0"/>
      <w:marBottom w:val="0"/>
      <w:divBdr>
        <w:top w:val="none" w:sz="0" w:space="0" w:color="auto"/>
        <w:left w:val="none" w:sz="0" w:space="0" w:color="auto"/>
        <w:bottom w:val="none" w:sz="0" w:space="0" w:color="auto"/>
        <w:right w:val="none" w:sz="0" w:space="0" w:color="auto"/>
      </w:divBdr>
    </w:div>
    <w:div w:id="28574172">
      <w:bodyDiv w:val="1"/>
      <w:marLeft w:val="0"/>
      <w:marRight w:val="0"/>
      <w:marTop w:val="0"/>
      <w:marBottom w:val="0"/>
      <w:divBdr>
        <w:top w:val="none" w:sz="0" w:space="0" w:color="auto"/>
        <w:left w:val="none" w:sz="0" w:space="0" w:color="auto"/>
        <w:bottom w:val="none" w:sz="0" w:space="0" w:color="auto"/>
        <w:right w:val="none" w:sz="0" w:space="0" w:color="auto"/>
      </w:divBdr>
    </w:div>
    <w:div w:id="37164299">
      <w:bodyDiv w:val="1"/>
      <w:marLeft w:val="0"/>
      <w:marRight w:val="0"/>
      <w:marTop w:val="0"/>
      <w:marBottom w:val="0"/>
      <w:divBdr>
        <w:top w:val="none" w:sz="0" w:space="0" w:color="auto"/>
        <w:left w:val="none" w:sz="0" w:space="0" w:color="auto"/>
        <w:bottom w:val="none" w:sz="0" w:space="0" w:color="auto"/>
        <w:right w:val="none" w:sz="0" w:space="0" w:color="auto"/>
      </w:divBdr>
    </w:div>
    <w:div w:id="45761248">
      <w:bodyDiv w:val="1"/>
      <w:marLeft w:val="0"/>
      <w:marRight w:val="0"/>
      <w:marTop w:val="0"/>
      <w:marBottom w:val="0"/>
      <w:divBdr>
        <w:top w:val="none" w:sz="0" w:space="0" w:color="auto"/>
        <w:left w:val="none" w:sz="0" w:space="0" w:color="auto"/>
        <w:bottom w:val="none" w:sz="0" w:space="0" w:color="auto"/>
        <w:right w:val="none" w:sz="0" w:space="0" w:color="auto"/>
      </w:divBdr>
    </w:div>
    <w:div w:id="49153571">
      <w:bodyDiv w:val="1"/>
      <w:marLeft w:val="0"/>
      <w:marRight w:val="0"/>
      <w:marTop w:val="0"/>
      <w:marBottom w:val="0"/>
      <w:divBdr>
        <w:top w:val="none" w:sz="0" w:space="0" w:color="auto"/>
        <w:left w:val="none" w:sz="0" w:space="0" w:color="auto"/>
        <w:bottom w:val="none" w:sz="0" w:space="0" w:color="auto"/>
        <w:right w:val="none" w:sz="0" w:space="0" w:color="auto"/>
      </w:divBdr>
    </w:div>
    <w:div w:id="51470005">
      <w:bodyDiv w:val="1"/>
      <w:marLeft w:val="0"/>
      <w:marRight w:val="0"/>
      <w:marTop w:val="0"/>
      <w:marBottom w:val="0"/>
      <w:divBdr>
        <w:top w:val="none" w:sz="0" w:space="0" w:color="auto"/>
        <w:left w:val="none" w:sz="0" w:space="0" w:color="auto"/>
        <w:bottom w:val="none" w:sz="0" w:space="0" w:color="auto"/>
        <w:right w:val="none" w:sz="0" w:space="0" w:color="auto"/>
      </w:divBdr>
    </w:div>
    <w:div w:id="64841074">
      <w:bodyDiv w:val="1"/>
      <w:marLeft w:val="0"/>
      <w:marRight w:val="0"/>
      <w:marTop w:val="0"/>
      <w:marBottom w:val="0"/>
      <w:divBdr>
        <w:top w:val="none" w:sz="0" w:space="0" w:color="auto"/>
        <w:left w:val="none" w:sz="0" w:space="0" w:color="auto"/>
        <w:bottom w:val="none" w:sz="0" w:space="0" w:color="auto"/>
        <w:right w:val="none" w:sz="0" w:space="0" w:color="auto"/>
      </w:divBdr>
    </w:div>
    <w:div w:id="67657869">
      <w:bodyDiv w:val="1"/>
      <w:marLeft w:val="0"/>
      <w:marRight w:val="0"/>
      <w:marTop w:val="0"/>
      <w:marBottom w:val="0"/>
      <w:divBdr>
        <w:top w:val="none" w:sz="0" w:space="0" w:color="auto"/>
        <w:left w:val="none" w:sz="0" w:space="0" w:color="auto"/>
        <w:bottom w:val="none" w:sz="0" w:space="0" w:color="auto"/>
        <w:right w:val="none" w:sz="0" w:space="0" w:color="auto"/>
      </w:divBdr>
    </w:div>
    <w:div w:id="70735806">
      <w:bodyDiv w:val="1"/>
      <w:marLeft w:val="0"/>
      <w:marRight w:val="0"/>
      <w:marTop w:val="0"/>
      <w:marBottom w:val="0"/>
      <w:divBdr>
        <w:top w:val="none" w:sz="0" w:space="0" w:color="auto"/>
        <w:left w:val="none" w:sz="0" w:space="0" w:color="auto"/>
        <w:bottom w:val="none" w:sz="0" w:space="0" w:color="auto"/>
        <w:right w:val="none" w:sz="0" w:space="0" w:color="auto"/>
      </w:divBdr>
    </w:div>
    <w:div w:id="102187013">
      <w:bodyDiv w:val="1"/>
      <w:marLeft w:val="0"/>
      <w:marRight w:val="0"/>
      <w:marTop w:val="0"/>
      <w:marBottom w:val="0"/>
      <w:divBdr>
        <w:top w:val="none" w:sz="0" w:space="0" w:color="auto"/>
        <w:left w:val="none" w:sz="0" w:space="0" w:color="auto"/>
        <w:bottom w:val="none" w:sz="0" w:space="0" w:color="auto"/>
        <w:right w:val="none" w:sz="0" w:space="0" w:color="auto"/>
      </w:divBdr>
    </w:div>
    <w:div w:id="111632042">
      <w:bodyDiv w:val="1"/>
      <w:marLeft w:val="0"/>
      <w:marRight w:val="0"/>
      <w:marTop w:val="0"/>
      <w:marBottom w:val="0"/>
      <w:divBdr>
        <w:top w:val="none" w:sz="0" w:space="0" w:color="auto"/>
        <w:left w:val="none" w:sz="0" w:space="0" w:color="auto"/>
        <w:bottom w:val="none" w:sz="0" w:space="0" w:color="auto"/>
        <w:right w:val="none" w:sz="0" w:space="0" w:color="auto"/>
      </w:divBdr>
    </w:div>
    <w:div w:id="116221209">
      <w:bodyDiv w:val="1"/>
      <w:marLeft w:val="0"/>
      <w:marRight w:val="0"/>
      <w:marTop w:val="0"/>
      <w:marBottom w:val="0"/>
      <w:divBdr>
        <w:top w:val="none" w:sz="0" w:space="0" w:color="auto"/>
        <w:left w:val="none" w:sz="0" w:space="0" w:color="auto"/>
        <w:bottom w:val="none" w:sz="0" w:space="0" w:color="auto"/>
        <w:right w:val="none" w:sz="0" w:space="0" w:color="auto"/>
      </w:divBdr>
    </w:div>
    <w:div w:id="122424723">
      <w:bodyDiv w:val="1"/>
      <w:marLeft w:val="0"/>
      <w:marRight w:val="0"/>
      <w:marTop w:val="0"/>
      <w:marBottom w:val="0"/>
      <w:divBdr>
        <w:top w:val="none" w:sz="0" w:space="0" w:color="auto"/>
        <w:left w:val="none" w:sz="0" w:space="0" w:color="auto"/>
        <w:bottom w:val="none" w:sz="0" w:space="0" w:color="auto"/>
        <w:right w:val="none" w:sz="0" w:space="0" w:color="auto"/>
      </w:divBdr>
    </w:div>
    <w:div w:id="145055881">
      <w:bodyDiv w:val="1"/>
      <w:marLeft w:val="0"/>
      <w:marRight w:val="0"/>
      <w:marTop w:val="0"/>
      <w:marBottom w:val="0"/>
      <w:divBdr>
        <w:top w:val="none" w:sz="0" w:space="0" w:color="auto"/>
        <w:left w:val="none" w:sz="0" w:space="0" w:color="auto"/>
        <w:bottom w:val="none" w:sz="0" w:space="0" w:color="auto"/>
        <w:right w:val="none" w:sz="0" w:space="0" w:color="auto"/>
      </w:divBdr>
    </w:div>
    <w:div w:id="175308895">
      <w:bodyDiv w:val="1"/>
      <w:marLeft w:val="0"/>
      <w:marRight w:val="0"/>
      <w:marTop w:val="0"/>
      <w:marBottom w:val="0"/>
      <w:divBdr>
        <w:top w:val="none" w:sz="0" w:space="0" w:color="auto"/>
        <w:left w:val="none" w:sz="0" w:space="0" w:color="auto"/>
        <w:bottom w:val="none" w:sz="0" w:space="0" w:color="auto"/>
        <w:right w:val="none" w:sz="0" w:space="0" w:color="auto"/>
      </w:divBdr>
    </w:div>
    <w:div w:id="215361611">
      <w:bodyDiv w:val="1"/>
      <w:marLeft w:val="0"/>
      <w:marRight w:val="0"/>
      <w:marTop w:val="0"/>
      <w:marBottom w:val="0"/>
      <w:divBdr>
        <w:top w:val="none" w:sz="0" w:space="0" w:color="auto"/>
        <w:left w:val="none" w:sz="0" w:space="0" w:color="auto"/>
        <w:bottom w:val="none" w:sz="0" w:space="0" w:color="auto"/>
        <w:right w:val="none" w:sz="0" w:space="0" w:color="auto"/>
      </w:divBdr>
    </w:div>
    <w:div w:id="224100160">
      <w:bodyDiv w:val="1"/>
      <w:marLeft w:val="0"/>
      <w:marRight w:val="0"/>
      <w:marTop w:val="0"/>
      <w:marBottom w:val="0"/>
      <w:divBdr>
        <w:top w:val="none" w:sz="0" w:space="0" w:color="auto"/>
        <w:left w:val="none" w:sz="0" w:space="0" w:color="auto"/>
        <w:bottom w:val="none" w:sz="0" w:space="0" w:color="auto"/>
        <w:right w:val="none" w:sz="0" w:space="0" w:color="auto"/>
      </w:divBdr>
    </w:div>
    <w:div w:id="234824410">
      <w:bodyDiv w:val="1"/>
      <w:marLeft w:val="0"/>
      <w:marRight w:val="0"/>
      <w:marTop w:val="0"/>
      <w:marBottom w:val="0"/>
      <w:divBdr>
        <w:top w:val="none" w:sz="0" w:space="0" w:color="auto"/>
        <w:left w:val="none" w:sz="0" w:space="0" w:color="auto"/>
        <w:bottom w:val="none" w:sz="0" w:space="0" w:color="auto"/>
        <w:right w:val="none" w:sz="0" w:space="0" w:color="auto"/>
      </w:divBdr>
    </w:div>
    <w:div w:id="241645472">
      <w:bodyDiv w:val="1"/>
      <w:marLeft w:val="0"/>
      <w:marRight w:val="0"/>
      <w:marTop w:val="0"/>
      <w:marBottom w:val="0"/>
      <w:divBdr>
        <w:top w:val="none" w:sz="0" w:space="0" w:color="auto"/>
        <w:left w:val="none" w:sz="0" w:space="0" w:color="auto"/>
        <w:bottom w:val="none" w:sz="0" w:space="0" w:color="auto"/>
        <w:right w:val="none" w:sz="0" w:space="0" w:color="auto"/>
      </w:divBdr>
    </w:div>
    <w:div w:id="243341876">
      <w:bodyDiv w:val="1"/>
      <w:marLeft w:val="0"/>
      <w:marRight w:val="0"/>
      <w:marTop w:val="0"/>
      <w:marBottom w:val="0"/>
      <w:divBdr>
        <w:top w:val="none" w:sz="0" w:space="0" w:color="auto"/>
        <w:left w:val="none" w:sz="0" w:space="0" w:color="auto"/>
        <w:bottom w:val="none" w:sz="0" w:space="0" w:color="auto"/>
        <w:right w:val="none" w:sz="0" w:space="0" w:color="auto"/>
      </w:divBdr>
    </w:div>
    <w:div w:id="312879317">
      <w:bodyDiv w:val="1"/>
      <w:marLeft w:val="0"/>
      <w:marRight w:val="0"/>
      <w:marTop w:val="0"/>
      <w:marBottom w:val="0"/>
      <w:divBdr>
        <w:top w:val="none" w:sz="0" w:space="0" w:color="auto"/>
        <w:left w:val="none" w:sz="0" w:space="0" w:color="auto"/>
        <w:bottom w:val="none" w:sz="0" w:space="0" w:color="auto"/>
        <w:right w:val="none" w:sz="0" w:space="0" w:color="auto"/>
      </w:divBdr>
    </w:div>
    <w:div w:id="318583562">
      <w:bodyDiv w:val="1"/>
      <w:marLeft w:val="0"/>
      <w:marRight w:val="0"/>
      <w:marTop w:val="0"/>
      <w:marBottom w:val="0"/>
      <w:divBdr>
        <w:top w:val="none" w:sz="0" w:space="0" w:color="auto"/>
        <w:left w:val="none" w:sz="0" w:space="0" w:color="auto"/>
        <w:bottom w:val="none" w:sz="0" w:space="0" w:color="auto"/>
        <w:right w:val="none" w:sz="0" w:space="0" w:color="auto"/>
      </w:divBdr>
    </w:div>
    <w:div w:id="319120634">
      <w:bodyDiv w:val="1"/>
      <w:marLeft w:val="0"/>
      <w:marRight w:val="0"/>
      <w:marTop w:val="0"/>
      <w:marBottom w:val="0"/>
      <w:divBdr>
        <w:top w:val="none" w:sz="0" w:space="0" w:color="auto"/>
        <w:left w:val="none" w:sz="0" w:space="0" w:color="auto"/>
        <w:bottom w:val="none" w:sz="0" w:space="0" w:color="auto"/>
        <w:right w:val="none" w:sz="0" w:space="0" w:color="auto"/>
      </w:divBdr>
    </w:div>
    <w:div w:id="322006400">
      <w:bodyDiv w:val="1"/>
      <w:marLeft w:val="0"/>
      <w:marRight w:val="0"/>
      <w:marTop w:val="0"/>
      <w:marBottom w:val="0"/>
      <w:divBdr>
        <w:top w:val="none" w:sz="0" w:space="0" w:color="auto"/>
        <w:left w:val="none" w:sz="0" w:space="0" w:color="auto"/>
        <w:bottom w:val="none" w:sz="0" w:space="0" w:color="auto"/>
        <w:right w:val="none" w:sz="0" w:space="0" w:color="auto"/>
      </w:divBdr>
    </w:div>
    <w:div w:id="325211795">
      <w:bodyDiv w:val="1"/>
      <w:marLeft w:val="0"/>
      <w:marRight w:val="0"/>
      <w:marTop w:val="0"/>
      <w:marBottom w:val="0"/>
      <w:divBdr>
        <w:top w:val="none" w:sz="0" w:space="0" w:color="auto"/>
        <w:left w:val="none" w:sz="0" w:space="0" w:color="auto"/>
        <w:bottom w:val="none" w:sz="0" w:space="0" w:color="auto"/>
        <w:right w:val="none" w:sz="0" w:space="0" w:color="auto"/>
      </w:divBdr>
    </w:div>
    <w:div w:id="340663457">
      <w:bodyDiv w:val="1"/>
      <w:marLeft w:val="0"/>
      <w:marRight w:val="0"/>
      <w:marTop w:val="0"/>
      <w:marBottom w:val="0"/>
      <w:divBdr>
        <w:top w:val="none" w:sz="0" w:space="0" w:color="auto"/>
        <w:left w:val="none" w:sz="0" w:space="0" w:color="auto"/>
        <w:bottom w:val="none" w:sz="0" w:space="0" w:color="auto"/>
        <w:right w:val="none" w:sz="0" w:space="0" w:color="auto"/>
      </w:divBdr>
    </w:div>
    <w:div w:id="353967208">
      <w:bodyDiv w:val="1"/>
      <w:marLeft w:val="0"/>
      <w:marRight w:val="0"/>
      <w:marTop w:val="0"/>
      <w:marBottom w:val="0"/>
      <w:divBdr>
        <w:top w:val="none" w:sz="0" w:space="0" w:color="auto"/>
        <w:left w:val="none" w:sz="0" w:space="0" w:color="auto"/>
        <w:bottom w:val="none" w:sz="0" w:space="0" w:color="auto"/>
        <w:right w:val="none" w:sz="0" w:space="0" w:color="auto"/>
      </w:divBdr>
    </w:div>
    <w:div w:id="359016253">
      <w:bodyDiv w:val="1"/>
      <w:marLeft w:val="0"/>
      <w:marRight w:val="0"/>
      <w:marTop w:val="0"/>
      <w:marBottom w:val="0"/>
      <w:divBdr>
        <w:top w:val="none" w:sz="0" w:space="0" w:color="auto"/>
        <w:left w:val="none" w:sz="0" w:space="0" w:color="auto"/>
        <w:bottom w:val="none" w:sz="0" w:space="0" w:color="auto"/>
        <w:right w:val="none" w:sz="0" w:space="0" w:color="auto"/>
      </w:divBdr>
    </w:div>
    <w:div w:id="364673713">
      <w:bodyDiv w:val="1"/>
      <w:marLeft w:val="0"/>
      <w:marRight w:val="0"/>
      <w:marTop w:val="0"/>
      <w:marBottom w:val="0"/>
      <w:divBdr>
        <w:top w:val="none" w:sz="0" w:space="0" w:color="auto"/>
        <w:left w:val="none" w:sz="0" w:space="0" w:color="auto"/>
        <w:bottom w:val="none" w:sz="0" w:space="0" w:color="auto"/>
        <w:right w:val="none" w:sz="0" w:space="0" w:color="auto"/>
      </w:divBdr>
    </w:div>
    <w:div w:id="388922009">
      <w:bodyDiv w:val="1"/>
      <w:marLeft w:val="0"/>
      <w:marRight w:val="0"/>
      <w:marTop w:val="0"/>
      <w:marBottom w:val="0"/>
      <w:divBdr>
        <w:top w:val="none" w:sz="0" w:space="0" w:color="auto"/>
        <w:left w:val="none" w:sz="0" w:space="0" w:color="auto"/>
        <w:bottom w:val="none" w:sz="0" w:space="0" w:color="auto"/>
        <w:right w:val="none" w:sz="0" w:space="0" w:color="auto"/>
      </w:divBdr>
    </w:div>
    <w:div w:id="397289554">
      <w:bodyDiv w:val="1"/>
      <w:marLeft w:val="0"/>
      <w:marRight w:val="0"/>
      <w:marTop w:val="0"/>
      <w:marBottom w:val="0"/>
      <w:divBdr>
        <w:top w:val="none" w:sz="0" w:space="0" w:color="auto"/>
        <w:left w:val="none" w:sz="0" w:space="0" w:color="auto"/>
        <w:bottom w:val="none" w:sz="0" w:space="0" w:color="auto"/>
        <w:right w:val="none" w:sz="0" w:space="0" w:color="auto"/>
      </w:divBdr>
    </w:div>
    <w:div w:id="402726686">
      <w:bodyDiv w:val="1"/>
      <w:marLeft w:val="0"/>
      <w:marRight w:val="0"/>
      <w:marTop w:val="0"/>
      <w:marBottom w:val="0"/>
      <w:divBdr>
        <w:top w:val="none" w:sz="0" w:space="0" w:color="auto"/>
        <w:left w:val="none" w:sz="0" w:space="0" w:color="auto"/>
        <w:bottom w:val="none" w:sz="0" w:space="0" w:color="auto"/>
        <w:right w:val="none" w:sz="0" w:space="0" w:color="auto"/>
      </w:divBdr>
    </w:div>
    <w:div w:id="418448166">
      <w:bodyDiv w:val="1"/>
      <w:marLeft w:val="0"/>
      <w:marRight w:val="0"/>
      <w:marTop w:val="0"/>
      <w:marBottom w:val="0"/>
      <w:divBdr>
        <w:top w:val="none" w:sz="0" w:space="0" w:color="auto"/>
        <w:left w:val="none" w:sz="0" w:space="0" w:color="auto"/>
        <w:bottom w:val="none" w:sz="0" w:space="0" w:color="auto"/>
        <w:right w:val="none" w:sz="0" w:space="0" w:color="auto"/>
      </w:divBdr>
    </w:div>
    <w:div w:id="427576728">
      <w:bodyDiv w:val="1"/>
      <w:marLeft w:val="0"/>
      <w:marRight w:val="0"/>
      <w:marTop w:val="0"/>
      <w:marBottom w:val="0"/>
      <w:divBdr>
        <w:top w:val="none" w:sz="0" w:space="0" w:color="auto"/>
        <w:left w:val="none" w:sz="0" w:space="0" w:color="auto"/>
        <w:bottom w:val="none" w:sz="0" w:space="0" w:color="auto"/>
        <w:right w:val="none" w:sz="0" w:space="0" w:color="auto"/>
      </w:divBdr>
    </w:div>
    <w:div w:id="440295395">
      <w:bodyDiv w:val="1"/>
      <w:marLeft w:val="0"/>
      <w:marRight w:val="0"/>
      <w:marTop w:val="0"/>
      <w:marBottom w:val="0"/>
      <w:divBdr>
        <w:top w:val="none" w:sz="0" w:space="0" w:color="auto"/>
        <w:left w:val="none" w:sz="0" w:space="0" w:color="auto"/>
        <w:bottom w:val="none" w:sz="0" w:space="0" w:color="auto"/>
        <w:right w:val="none" w:sz="0" w:space="0" w:color="auto"/>
      </w:divBdr>
    </w:div>
    <w:div w:id="441075051">
      <w:bodyDiv w:val="1"/>
      <w:marLeft w:val="0"/>
      <w:marRight w:val="0"/>
      <w:marTop w:val="0"/>
      <w:marBottom w:val="0"/>
      <w:divBdr>
        <w:top w:val="none" w:sz="0" w:space="0" w:color="auto"/>
        <w:left w:val="none" w:sz="0" w:space="0" w:color="auto"/>
        <w:bottom w:val="none" w:sz="0" w:space="0" w:color="auto"/>
        <w:right w:val="none" w:sz="0" w:space="0" w:color="auto"/>
      </w:divBdr>
    </w:div>
    <w:div w:id="450786176">
      <w:bodyDiv w:val="1"/>
      <w:marLeft w:val="0"/>
      <w:marRight w:val="0"/>
      <w:marTop w:val="0"/>
      <w:marBottom w:val="0"/>
      <w:divBdr>
        <w:top w:val="none" w:sz="0" w:space="0" w:color="auto"/>
        <w:left w:val="none" w:sz="0" w:space="0" w:color="auto"/>
        <w:bottom w:val="none" w:sz="0" w:space="0" w:color="auto"/>
        <w:right w:val="none" w:sz="0" w:space="0" w:color="auto"/>
      </w:divBdr>
    </w:div>
    <w:div w:id="478500048">
      <w:bodyDiv w:val="1"/>
      <w:marLeft w:val="0"/>
      <w:marRight w:val="0"/>
      <w:marTop w:val="0"/>
      <w:marBottom w:val="0"/>
      <w:divBdr>
        <w:top w:val="none" w:sz="0" w:space="0" w:color="auto"/>
        <w:left w:val="none" w:sz="0" w:space="0" w:color="auto"/>
        <w:bottom w:val="none" w:sz="0" w:space="0" w:color="auto"/>
        <w:right w:val="none" w:sz="0" w:space="0" w:color="auto"/>
      </w:divBdr>
    </w:div>
    <w:div w:id="488638961">
      <w:bodyDiv w:val="1"/>
      <w:marLeft w:val="0"/>
      <w:marRight w:val="0"/>
      <w:marTop w:val="0"/>
      <w:marBottom w:val="0"/>
      <w:divBdr>
        <w:top w:val="none" w:sz="0" w:space="0" w:color="auto"/>
        <w:left w:val="none" w:sz="0" w:space="0" w:color="auto"/>
        <w:bottom w:val="none" w:sz="0" w:space="0" w:color="auto"/>
        <w:right w:val="none" w:sz="0" w:space="0" w:color="auto"/>
      </w:divBdr>
    </w:div>
    <w:div w:id="503130130">
      <w:bodyDiv w:val="1"/>
      <w:marLeft w:val="0"/>
      <w:marRight w:val="0"/>
      <w:marTop w:val="0"/>
      <w:marBottom w:val="0"/>
      <w:divBdr>
        <w:top w:val="none" w:sz="0" w:space="0" w:color="auto"/>
        <w:left w:val="none" w:sz="0" w:space="0" w:color="auto"/>
        <w:bottom w:val="none" w:sz="0" w:space="0" w:color="auto"/>
        <w:right w:val="none" w:sz="0" w:space="0" w:color="auto"/>
      </w:divBdr>
    </w:div>
    <w:div w:id="507867224">
      <w:bodyDiv w:val="1"/>
      <w:marLeft w:val="0"/>
      <w:marRight w:val="0"/>
      <w:marTop w:val="0"/>
      <w:marBottom w:val="0"/>
      <w:divBdr>
        <w:top w:val="none" w:sz="0" w:space="0" w:color="auto"/>
        <w:left w:val="none" w:sz="0" w:space="0" w:color="auto"/>
        <w:bottom w:val="none" w:sz="0" w:space="0" w:color="auto"/>
        <w:right w:val="none" w:sz="0" w:space="0" w:color="auto"/>
      </w:divBdr>
    </w:div>
    <w:div w:id="508522275">
      <w:bodyDiv w:val="1"/>
      <w:marLeft w:val="0"/>
      <w:marRight w:val="0"/>
      <w:marTop w:val="0"/>
      <w:marBottom w:val="0"/>
      <w:divBdr>
        <w:top w:val="none" w:sz="0" w:space="0" w:color="auto"/>
        <w:left w:val="none" w:sz="0" w:space="0" w:color="auto"/>
        <w:bottom w:val="none" w:sz="0" w:space="0" w:color="auto"/>
        <w:right w:val="none" w:sz="0" w:space="0" w:color="auto"/>
      </w:divBdr>
    </w:div>
    <w:div w:id="524952709">
      <w:bodyDiv w:val="1"/>
      <w:marLeft w:val="0"/>
      <w:marRight w:val="0"/>
      <w:marTop w:val="0"/>
      <w:marBottom w:val="0"/>
      <w:divBdr>
        <w:top w:val="none" w:sz="0" w:space="0" w:color="auto"/>
        <w:left w:val="none" w:sz="0" w:space="0" w:color="auto"/>
        <w:bottom w:val="none" w:sz="0" w:space="0" w:color="auto"/>
        <w:right w:val="none" w:sz="0" w:space="0" w:color="auto"/>
      </w:divBdr>
    </w:div>
    <w:div w:id="525483262">
      <w:bodyDiv w:val="1"/>
      <w:marLeft w:val="0"/>
      <w:marRight w:val="0"/>
      <w:marTop w:val="0"/>
      <w:marBottom w:val="0"/>
      <w:divBdr>
        <w:top w:val="none" w:sz="0" w:space="0" w:color="auto"/>
        <w:left w:val="none" w:sz="0" w:space="0" w:color="auto"/>
        <w:bottom w:val="none" w:sz="0" w:space="0" w:color="auto"/>
        <w:right w:val="none" w:sz="0" w:space="0" w:color="auto"/>
      </w:divBdr>
    </w:div>
    <w:div w:id="529419029">
      <w:bodyDiv w:val="1"/>
      <w:marLeft w:val="0"/>
      <w:marRight w:val="0"/>
      <w:marTop w:val="0"/>
      <w:marBottom w:val="0"/>
      <w:divBdr>
        <w:top w:val="none" w:sz="0" w:space="0" w:color="auto"/>
        <w:left w:val="none" w:sz="0" w:space="0" w:color="auto"/>
        <w:bottom w:val="none" w:sz="0" w:space="0" w:color="auto"/>
        <w:right w:val="none" w:sz="0" w:space="0" w:color="auto"/>
      </w:divBdr>
    </w:div>
    <w:div w:id="531264464">
      <w:bodyDiv w:val="1"/>
      <w:marLeft w:val="0"/>
      <w:marRight w:val="0"/>
      <w:marTop w:val="0"/>
      <w:marBottom w:val="0"/>
      <w:divBdr>
        <w:top w:val="none" w:sz="0" w:space="0" w:color="auto"/>
        <w:left w:val="none" w:sz="0" w:space="0" w:color="auto"/>
        <w:bottom w:val="none" w:sz="0" w:space="0" w:color="auto"/>
        <w:right w:val="none" w:sz="0" w:space="0" w:color="auto"/>
      </w:divBdr>
    </w:div>
    <w:div w:id="531379939">
      <w:bodyDiv w:val="1"/>
      <w:marLeft w:val="0"/>
      <w:marRight w:val="0"/>
      <w:marTop w:val="0"/>
      <w:marBottom w:val="0"/>
      <w:divBdr>
        <w:top w:val="none" w:sz="0" w:space="0" w:color="auto"/>
        <w:left w:val="none" w:sz="0" w:space="0" w:color="auto"/>
        <w:bottom w:val="none" w:sz="0" w:space="0" w:color="auto"/>
        <w:right w:val="none" w:sz="0" w:space="0" w:color="auto"/>
      </w:divBdr>
    </w:div>
    <w:div w:id="534123877">
      <w:bodyDiv w:val="1"/>
      <w:marLeft w:val="0"/>
      <w:marRight w:val="0"/>
      <w:marTop w:val="0"/>
      <w:marBottom w:val="0"/>
      <w:divBdr>
        <w:top w:val="none" w:sz="0" w:space="0" w:color="auto"/>
        <w:left w:val="none" w:sz="0" w:space="0" w:color="auto"/>
        <w:bottom w:val="none" w:sz="0" w:space="0" w:color="auto"/>
        <w:right w:val="none" w:sz="0" w:space="0" w:color="auto"/>
      </w:divBdr>
    </w:div>
    <w:div w:id="544566611">
      <w:bodyDiv w:val="1"/>
      <w:marLeft w:val="0"/>
      <w:marRight w:val="0"/>
      <w:marTop w:val="0"/>
      <w:marBottom w:val="0"/>
      <w:divBdr>
        <w:top w:val="none" w:sz="0" w:space="0" w:color="auto"/>
        <w:left w:val="none" w:sz="0" w:space="0" w:color="auto"/>
        <w:bottom w:val="none" w:sz="0" w:space="0" w:color="auto"/>
        <w:right w:val="none" w:sz="0" w:space="0" w:color="auto"/>
      </w:divBdr>
    </w:div>
    <w:div w:id="547300263">
      <w:bodyDiv w:val="1"/>
      <w:marLeft w:val="0"/>
      <w:marRight w:val="0"/>
      <w:marTop w:val="0"/>
      <w:marBottom w:val="0"/>
      <w:divBdr>
        <w:top w:val="none" w:sz="0" w:space="0" w:color="auto"/>
        <w:left w:val="none" w:sz="0" w:space="0" w:color="auto"/>
        <w:bottom w:val="none" w:sz="0" w:space="0" w:color="auto"/>
        <w:right w:val="none" w:sz="0" w:space="0" w:color="auto"/>
      </w:divBdr>
    </w:div>
    <w:div w:id="574559751">
      <w:bodyDiv w:val="1"/>
      <w:marLeft w:val="0"/>
      <w:marRight w:val="0"/>
      <w:marTop w:val="0"/>
      <w:marBottom w:val="0"/>
      <w:divBdr>
        <w:top w:val="none" w:sz="0" w:space="0" w:color="auto"/>
        <w:left w:val="none" w:sz="0" w:space="0" w:color="auto"/>
        <w:bottom w:val="none" w:sz="0" w:space="0" w:color="auto"/>
        <w:right w:val="none" w:sz="0" w:space="0" w:color="auto"/>
      </w:divBdr>
    </w:div>
    <w:div w:id="594628867">
      <w:bodyDiv w:val="1"/>
      <w:marLeft w:val="0"/>
      <w:marRight w:val="0"/>
      <w:marTop w:val="0"/>
      <w:marBottom w:val="0"/>
      <w:divBdr>
        <w:top w:val="none" w:sz="0" w:space="0" w:color="auto"/>
        <w:left w:val="none" w:sz="0" w:space="0" w:color="auto"/>
        <w:bottom w:val="none" w:sz="0" w:space="0" w:color="auto"/>
        <w:right w:val="none" w:sz="0" w:space="0" w:color="auto"/>
      </w:divBdr>
    </w:div>
    <w:div w:id="598371800">
      <w:bodyDiv w:val="1"/>
      <w:marLeft w:val="0"/>
      <w:marRight w:val="0"/>
      <w:marTop w:val="0"/>
      <w:marBottom w:val="0"/>
      <w:divBdr>
        <w:top w:val="none" w:sz="0" w:space="0" w:color="auto"/>
        <w:left w:val="none" w:sz="0" w:space="0" w:color="auto"/>
        <w:bottom w:val="none" w:sz="0" w:space="0" w:color="auto"/>
        <w:right w:val="none" w:sz="0" w:space="0" w:color="auto"/>
      </w:divBdr>
    </w:div>
    <w:div w:id="631252986">
      <w:bodyDiv w:val="1"/>
      <w:marLeft w:val="0"/>
      <w:marRight w:val="0"/>
      <w:marTop w:val="0"/>
      <w:marBottom w:val="0"/>
      <w:divBdr>
        <w:top w:val="none" w:sz="0" w:space="0" w:color="auto"/>
        <w:left w:val="none" w:sz="0" w:space="0" w:color="auto"/>
        <w:bottom w:val="none" w:sz="0" w:space="0" w:color="auto"/>
        <w:right w:val="none" w:sz="0" w:space="0" w:color="auto"/>
      </w:divBdr>
    </w:div>
    <w:div w:id="641890002">
      <w:bodyDiv w:val="1"/>
      <w:marLeft w:val="0"/>
      <w:marRight w:val="0"/>
      <w:marTop w:val="0"/>
      <w:marBottom w:val="0"/>
      <w:divBdr>
        <w:top w:val="none" w:sz="0" w:space="0" w:color="auto"/>
        <w:left w:val="none" w:sz="0" w:space="0" w:color="auto"/>
        <w:bottom w:val="none" w:sz="0" w:space="0" w:color="auto"/>
        <w:right w:val="none" w:sz="0" w:space="0" w:color="auto"/>
      </w:divBdr>
    </w:div>
    <w:div w:id="645936776">
      <w:bodyDiv w:val="1"/>
      <w:marLeft w:val="0"/>
      <w:marRight w:val="0"/>
      <w:marTop w:val="0"/>
      <w:marBottom w:val="0"/>
      <w:divBdr>
        <w:top w:val="none" w:sz="0" w:space="0" w:color="auto"/>
        <w:left w:val="none" w:sz="0" w:space="0" w:color="auto"/>
        <w:bottom w:val="none" w:sz="0" w:space="0" w:color="auto"/>
        <w:right w:val="none" w:sz="0" w:space="0" w:color="auto"/>
      </w:divBdr>
    </w:div>
    <w:div w:id="658652005">
      <w:bodyDiv w:val="1"/>
      <w:marLeft w:val="0"/>
      <w:marRight w:val="0"/>
      <w:marTop w:val="0"/>
      <w:marBottom w:val="0"/>
      <w:divBdr>
        <w:top w:val="none" w:sz="0" w:space="0" w:color="auto"/>
        <w:left w:val="none" w:sz="0" w:space="0" w:color="auto"/>
        <w:bottom w:val="none" w:sz="0" w:space="0" w:color="auto"/>
        <w:right w:val="none" w:sz="0" w:space="0" w:color="auto"/>
      </w:divBdr>
    </w:div>
    <w:div w:id="678628421">
      <w:bodyDiv w:val="1"/>
      <w:marLeft w:val="0"/>
      <w:marRight w:val="0"/>
      <w:marTop w:val="0"/>
      <w:marBottom w:val="0"/>
      <w:divBdr>
        <w:top w:val="none" w:sz="0" w:space="0" w:color="auto"/>
        <w:left w:val="none" w:sz="0" w:space="0" w:color="auto"/>
        <w:bottom w:val="none" w:sz="0" w:space="0" w:color="auto"/>
        <w:right w:val="none" w:sz="0" w:space="0" w:color="auto"/>
      </w:divBdr>
    </w:div>
    <w:div w:id="680276666">
      <w:bodyDiv w:val="1"/>
      <w:marLeft w:val="0"/>
      <w:marRight w:val="0"/>
      <w:marTop w:val="0"/>
      <w:marBottom w:val="0"/>
      <w:divBdr>
        <w:top w:val="none" w:sz="0" w:space="0" w:color="auto"/>
        <w:left w:val="none" w:sz="0" w:space="0" w:color="auto"/>
        <w:bottom w:val="none" w:sz="0" w:space="0" w:color="auto"/>
        <w:right w:val="none" w:sz="0" w:space="0" w:color="auto"/>
      </w:divBdr>
    </w:div>
    <w:div w:id="689600431">
      <w:bodyDiv w:val="1"/>
      <w:marLeft w:val="0"/>
      <w:marRight w:val="0"/>
      <w:marTop w:val="0"/>
      <w:marBottom w:val="0"/>
      <w:divBdr>
        <w:top w:val="none" w:sz="0" w:space="0" w:color="auto"/>
        <w:left w:val="none" w:sz="0" w:space="0" w:color="auto"/>
        <w:bottom w:val="none" w:sz="0" w:space="0" w:color="auto"/>
        <w:right w:val="none" w:sz="0" w:space="0" w:color="auto"/>
      </w:divBdr>
    </w:div>
    <w:div w:id="704060333">
      <w:bodyDiv w:val="1"/>
      <w:marLeft w:val="0"/>
      <w:marRight w:val="0"/>
      <w:marTop w:val="0"/>
      <w:marBottom w:val="0"/>
      <w:divBdr>
        <w:top w:val="none" w:sz="0" w:space="0" w:color="auto"/>
        <w:left w:val="none" w:sz="0" w:space="0" w:color="auto"/>
        <w:bottom w:val="none" w:sz="0" w:space="0" w:color="auto"/>
        <w:right w:val="none" w:sz="0" w:space="0" w:color="auto"/>
      </w:divBdr>
      <w:divsChild>
        <w:div w:id="1940673873">
          <w:marLeft w:val="640"/>
          <w:marRight w:val="0"/>
          <w:marTop w:val="0"/>
          <w:marBottom w:val="0"/>
          <w:divBdr>
            <w:top w:val="none" w:sz="0" w:space="0" w:color="auto"/>
            <w:left w:val="none" w:sz="0" w:space="0" w:color="auto"/>
            <w:bottom w:val="none" w:sz="0" w:space="0" w:color="auto"/>
            <w:right w:val="none" w:sz="0" w:space="0" w:color="auto"/>
          </w:divBdr>
        </w:div>
        <w:div w:id="277689509">
          <w:marLeft w:val="640"/>
          <w:marRight w:val="0"/>
          <w:marTop w:val="0"/>
          <w:marBottom w:val="0"/>
          <w:divBdr>
            <w:top w:val="none" w:sz="0" w:space="0" w:color="auto"/>
            <w:left w:val="none" w:sz="0" w:space="0" w:color="auto"/>
            <w:bottom w:val="none" w:sz="0" w:space="0" w:color="auto"/>
            <w:right w:val="none" w:sz="0" w:space="0" w:color="auto"/>
          </w:divBdr>
        </w:div>
        <w:div w:id="1650935993">
          <w:marLeft w:val="640"/>
          <w:marRight w:val="0"/>
          <w:marTop w:val="0"/>
          <w:marBottom w:val="0"/>
          <w:divBdr>
            <w:top w:val="none" w:sz="0" w:space="0" w:color="auto"/>
            <w:left w:val="none" w:sz="0" w:space="0" w:color="auto"/>
            <w:bottom w:val="none" w:sz="0" w:space="0" w:color="auto"/>
            <w:right w:val="none" w:sz="0" w:space="0" w:color="auto"/>
          </w:divBdr>
        </w:div>
        <w:div w:id="539318826">
          <w:marLeft w:val="640"/>
          <w:marRight w:val="0"/>
          <w:marTop w:val="0"/>
          <w:marBottom w:val="0"/>
          <w:divBdr>
            <w:top w:val="none" w:sz="0" w:space="0" w:color="auto"/>
            <w:left w:val="none" w:sz="0" w:space="0" w:color="auto"/>
            <w:bottom w:val="none" w:sz="0" w:space="0" w:color="auto"/>
            <w:right w:val="none" w:sz="0" w:space="0" w:color="auto"/>
          </w:divBdr>
        </w:div>
        <w:div w:id="859318277">
          <w:marLeft w:val="640"/>
          <w:marRight w:val="0"/>
          <w:marTop w:val="0"/>
          <w:marBottom w:val="0"/>
          <w:divBdr>
            <w:top w:val="none" w:sz="0" w:space="0" w:color="auto"/>
            <w:left w:val="none" w:sz="0" w:space="0" w:color="auto"/>
            <w:bottom w:val="none" w:sz="0" w:space="0" w:color="auto"/>
            <w:right w:val="none" w:sz="0" w:space="0" w:color="auto"/>
          </w:divBdr>
        </w:div>
      </w:divsChild>
    </w:div>
    <w:div w:id="705718480">
      <w:bodyDiv w:val="1"/>
      <w:marLeft w:val="0"/>
      <w:marRight w:val="0"/>
      <w:marTop w:val="0"/>
      <w:marBottom w:val="0"/>
      <w:divBdr>
        <w:top w:val="none" w:sz="0" w:space="0" w:color="auto"/>
        <w:left w:val="none" w:sz="0" w:space="0" w:color="auto"/>
        <w:bottom w:val="none" w:sz="0" w:space="0" w:color="auto"/>
        <w:right w:val="none" w:sz="0" w:space="0" w:color="auto"/>
      </w:divBdr>
    </w:div>
    <w:div w:id="709454894">
      <w:bodyDiv w:val="1"/>
      <w:marLeft w:val="0"/>
      <w:marRight w:val="0"/>
      <w:marTop w:val="0"/>
      <w:marBottom w:val="0"/>
      <w:divBdr>
        <w:top w:val="none" w:sz="0" w:space="0" w:color="auto"/>
        <w:left w:val="none" w:sz="0" w:space="0" w:color="auto"/>
        <w:bottom w:val="none" w:sz="0" w:space="0" w:color="auto"/>
        <w:right w:val="none" w:sz="0" w:space="0" w:color="auto"/>
      </w:divBdr>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27844870">
      <w:bodyDiv w:val="1"/>
      <w:marLeft w:val="0"/>
      <w:marRight w:val="0"/>
      <w:marTop w:val="0"/>
      <w:marBottom w:val="0"/>
      <w:divBdr>
        <w:top w:val="none" w:sz="0" w:space="0" w:color="auto"/>
        <w:left w:val="none" w:sz="0" w:space="0" w:color="auto"/>
        <w:bottom w:val="none" w:sz="0" w:space="0" w:color="auto"/>
        <w:right w:val="none" w:sz="0" w:space="0" w:color="auto"/>
      </w:divBdr>
    </w:div>
    <w:div w:id="734622185">
      <w:bodyDiv w:val="1"/>
      <w:marLeft w:val="0"/>
      <w:marRight w:val="0"/>
      <w:marTop w:val="0"/>
      <w:marBottom w:val="0"/>
      <w:divBdr>
        <w:top w:val="none" w:sz="0" w:space="0" w:color="auto"/>
        <w:left w:val="none" w:sz="0" w:space="0" w:color="auto"/>
        <w:bottom w:val="none" w:sz="0" w:space="0" w:color="auto"/>
        <w:right w:val="none" w:sz="0" w:space="0" w:color="auto"/>
      </w:divBdr>
    </w:div>
    <w:div w:id="761336511">
      <w:bodyDiv w:val="1"/>
      <w:marLeft w:val="0"/>
      <w:marRight w:val="0"/>
      <w:marTop w:val="0"/>
      <w:marBottom w:val="0"/>
      <w:divBdr>
        <w:top w:val="none" w:sz="0" w:space="0" w:color="auto"/>
        <w:left w:val="none" w:sz="0" w:space="0" w:color="auto"/>
        <w:bottom w:val="none" w:sz="0" w:space="0" w:color="auto"/>
        <w:right w:val="none" w:sz="0" w:space="0" w:color="auto"/>
      </w:divBdr>
    </w:div>
    <w:div w:id="768938122">
      <w:bodyDiv w:val="1"/>
      <w:marLeft w:val="0"/>
      <w:marRight w:val="0"/>
      <w:marTop w:val="0"/>
      <w:marBottom w:val="0"/>
      <w:divBdr>
        <w:top w:val="none" w:sz="0" w:space="0" w:color="auto"/>
        <w:left w:val="none" w:sz="0" w:space="0" w:color="auto"/>
        <w:bottom w:val="none" w:sz="0" w:space="0" w:color="auto"/>
        <w:right w:val="none" w:sz="0" w:space="0" w:color="auto"/>
      </w:divBdr>
    </w:div>
    <w:div w:id="808673628">
      <w:bodyDiv w:val="1"/>
      <w:marLeft w:val="0"/>
      <w:marRight w:val="0"/>
      <w:marTop w:val="0"/>
      <w:marBottom w:val="0"/>
      <w:divBdr>
        <w:top w:val="none" w:sz="0" w:space="0" w:color="auto"/>
        <w:left w:val="none" w:sz="0" w:space="0" w:color="auto"/>
        <w:bottom w:val="none" w:sz="0" w:space="0" w:color="auto"/>
        <w:right w:val="none" w:sz="0" w:space="0" w:color="auto"/>
      </w:divBdr>
    </w:div>
    <w:div w:id="813447520">
      <w:bodyDiv w:val="1"/>
      <w:marLeft w:val="0"/>
      <w:marRight w:val="0"/>
      <w:marTop w:val="0"/>
      <w:marBottom w:val="0"/>
      <w:divBdr>
        <w:top w:val="none" w:sz="0" w:space="0" w:color="auto"/>
        <w:left w:val="none" w:sz="0" w:space="0" w:color="auto"/>
        <w:bottom w:val="none" w:sz="0" w:space="0" w:color="auto"/>
        <w:right w:val="none" w:sz="0" w:space="0" w:color="auto"/>
      </w:divBdr>
    </w:div>
    <w:div w:id="833379903">
      <w:bodyDiv w:val="1"/>
      <w:marLeft w:val="0"/>
      <w:marRight w:val="0"/>
      <w:marTop w:val="0"/>
      <w:marBottom w:val="0"/>
      <w:divBdr>
        <w:top w:val="none" w:sz="0" w:space="0" w:color="auto"/>
        <w:left w:val="none" w:sz="0" w:space="0" w:color="auto"/>
        <w:bottom w:val="none" w:sz="0" w:space="0" w:color="auto"/>
        <w:right w:val="none" w:sz="0" w:space="0" w:color="auto"/>
      </w:divBdr>
    </w:div>
    <w:div w:id="851067313">
      <w:bodyDiv w:val="1"/>
      <w:marLeft w:val="0"/>
      <w:marRight w:val="0"/>
      <w:marTop w:val="0"/>
      <w:marBottom w:val="0"/>
      <w:divBdr>
        <w:top w:val="none" w:sz="0" w:space="0" w:color="auto"/>
        <w:left w:val="none" w:sz="0" w:space="0" w:color="auto"/>
        <w:bottom w:val="none" w:sz="0" w:space="0" w:color="auto"/>
        <w:right w:val="none" w:sz="0" w:space="0" w:color="auto"/>
      </w:divBdr>
    </w:div>
    <w:div w:id="856887321">
      <w:bodyDiv w:val="1"/>
      <w:marLeft w:val="0"/>
      <w:marRight w:val="0"/>
      <w:marTop w:val="0"/>
      <w:marBottom w:val="0"/>
      <w:divBdr>
        <w:top w:val="none" w:sz="0" w:space="0" w:color="auto"/>
        <w:left w:val="none" w:sz="0" w:space="0" w:color="auto"/>
        <w:bottom w:val="none" w:sz="0" w:space="0" w:color="auto"/>
        <w:right w:val="none" w:sz="0" w:space="0" w:color="auto"/>
      </w:divBdr>
    </w:div>
    <w:div w:id="883442385">
      <w:bodyDiv w:val="1"/>
      <w:marLeft w:val="0"/>
      <w:marRight w:val="0"/>
      <w:marTop w:val="0"/>
      <w:marBottom w:val="0"/>
      <w:divBdr>
        <w:top w:val="none" w:sz="0" w:space="0" w:color="auto"/>
        <w:left w:val="none" w:sz="0" w:space="0" w:color="auto"/>
        <w:bottom w:val="none" w:sz="0" w:space="0" w:color="auto"/>
        <w:right w:val="none" w:sz="0" w:space="0" w:color="auto"/>
      </w:divBdr>
    </w:div>
    <w:div w:id="885144899">
      <w:bodyDiv w:val="1"/>
      <w:marLeft w:val="0"/>
      <w:marRight w:val="0"/>
      <w:marTop w:val="0"/>
      <w:marBottom w:val="0"/>
      <w:divBdr>
        <w:top w:val="none" w:sz="0" w:space="0" w:color="auto"/>
        <w:left w:val="none" w:sz="0" w:space="0" w:color="auto"/>
        <w:bottom w:val="none" w:sz="0" w:space="0" w:color="auto"/>
        <w:right w:val="none" w:sz="0" w:space="0" w:color="auto"/>
      </w:divBdr>
    </w:div>
    <w:div w:id="923949571">
      <w:bodyDiv w:val="1"/>
      <w:marLeft w:val="0"/>
      <w:marRight w:val="0"/>
      <w:marTop w:val="0"/>
      <w:marBottom w:val="0"/>
      <w:divBdr>
        <w:top w:val="none" w:sz="0" w:space="0" w:color="auto"/>
        <w:left w:val="none" w:sz="0" w:space="0" w:color="auto"/>
        <w:bottom w:val="none" w:sz="0" w:space="0" w:color="auto"/>
        <w:right w:val="none" w:sz="0" w:space="0" w:color="auto"/>
      </w:divBdr>
    </w:div>
    <w:div w:id="924850123">
      <w:bodyDiv w:val="1"/>
      <w:marLeft w:val="0"/>
      <w:marRight w:val="0"/>
      <w:marTop w:val="0"/>
      <w:marBottom w:val="0"/>
      <w:divBdr>
        <w:top w:val="none" w:sz="0" w:space="0" w:color="auto"/>
        <w:left w:val="none" w:sz="0" w:space="0" w:color="auto"/>
        <w:bottom w:val="none" w:sz="0" w:space="0" w:color="auto"/>
        <w:right w:val="none" w:sz="0" w:space="0" w:color="auto"/>
      </w:divBdr>
    </w:div>
    <w:div w:id="932317608">
      <w:bodyDiv w:val="1"/>
      <w:marLeft w:val="0"/>
      <w:marRight w:val="0"/>
      <w:marTop w:val="0"/>
      <w:marBottom w:val="0"/>
      <w:divBdr>
        <w:top w:val="none" w:sz="0" w:space="0" w:color="auto"/>
        <w:left w:val="none" w:sz="0" w:space="0" w:color="auto"/>
        <w:bottom w:val="none" w:sz="0" w:space="0" w:color="auto"/>
        <w:right w:val="none" w:sz="0" w:space="0" w:color="auto"/>
      </w:divBdr>
    </w:div>
    <w:div w:id="945890785">
      <w:bodyDiv w:val="1"/>
      <w:marLeft w:val="0"/>
      <w:marRight w:val="0"/>
      <w:marTop w:val="0"/>
      <w:marBottom w:val="0"/>
      <w:divBdr>
        <w:top w:val="none" w:sz="0" w:space="0" w:color="auto"/>
        <w:left w:val="none" w:sz="0" w:space="0" w:color="auto"/>
        <w:bottom w:val="none" w:sz="0" w:space="0" w:color="auto"/>
        <w:right w:val="none" w:sz="0" w:space="0" w:color="auto"/>
      </w:divBdr>
    </w:div>
    <w:div w:id="946425269">
      <w:bodyDiv w:val="1"/>
      <w:marLeft w:val="0"/>
      <w:marRight w:val="0"/>
      <w:marTop w:val="0"/>
      <w:marBottom w:val="0"/>
      <w:divBdr>
        <w:top w:val="none" w:sz="0" w:space="0" w:color="auto"/>
        <w:left w:val="none" w:sz="0" w:space="0" w:color="auto"/>
        <w:bottom w:val="none" w:sz="0" w:space="0" w:color="auto"/>
        <w:right w:val="none" w:sz="0" w:space="0" w:color="auto"/>
      </w:divBdr>
    </w:div>
    <w:div w:id="950940518">
      <w:bodyDiv w:val="1"/>
      <w:marLeft w:val="0"/>
      <w:marRight w:val="0"/>
      <w:marTop w:val="0"/>
      <w:marBottom w:val="0"/>
      <w:divBdr>
        <w:top w:val="none" w:sz="0" w:space="0" w:color="auto"/>
        <w:left w:val="none" w:sz="0" w:space="0" w:color="auto"/>
        <w:bottom w:val="none" w:sz="0" w:space="0" w:color="auto"/>
        <w:right w:val="none" w:sz="0" w:space="0" w:color="auto"/>
      </w:divBdr>
    </w:div>
    <w:div w:id="957028358">
      <w:bodyDiv w:val="1"/>
      <w:marLeft w:val="0"/>
      <w:marRight w:val="0"/>
      <w:marTop w:val="0"/>
      <w:marBottom w:val="0"/>
      <w:divBdr>
        <w:top w:val="none" w:sz="0" w:space="0" w:color="auto"/>
        <w:left w:val="none" w:sz="0" w:space="0" w:color="auto"/>
        <w:bottom w:val="none" w:sz="0" w:space="0" w:color="auto"/>
        <w:right w:val="none" w:sz="0" w:space="0" w:color="auto"/>
      </w:divBdr>
    </w:div>
    <w:div w:id="957762657">
      <w:bodyDiv w:val="1"/>
      <w:marLeft w:val="0"/>
      <w:marRight w:val="0"/>
      <w:marTop w:val="0"/>
      <w:marBottom w:val="0"/>
      <w:divBdr>
        <w:top w:val="none" w:sz="0" w:space="0" w:color="auto"/>
        <w:left w:val="none" w:sz="0" w:space="0" w:color="auto"/>
        <w:bottom w:val="none" w:sz="0" w:space="0" w:color="auto"/>
        <w:right w:val="none" w:sz="0" w:space="0" w:color="auto"/>
      </w:divBdr>
    </w:div>
    <w:div w:id="964459085">
      <w:bodyDiv w:val="1"/>
      <w:marLeft w:val="0"/>
      <w:marRight w:val="0"/>
      <w:marTop w:val="0"/>
      <w:marBottom w:val="0"/>
      <w:divBdr>
        <w:top w:val="none" w:sz="0" w:space="0" w:color="auto"/>
        <w:left w:val="none" w:sz="0" w:space="0" w:color="auto"/>
        <w:bottom w:val="none" w:sz="0" w:space="0" w:color="auto"/>
        <w:right w:val="none" w:sz="0" w:space="0" w:color="auto"/>
      </w:divBdr>
    </w:div>
    <w:div w:id="978799982">
      <w:bodyDiv w:val="1"/>
      <w:marLeft w:val="0"/>
      <w:marRight w:val="0"/>
      <w:marTop w:val="0"/>
      <w:marBottom w:val="0"/>
      <w:divBdr>
        <w:top w:val="none" w:sz="0" w:space="0" w:color="auto"/>
        <w:left w:val="none" w:sz="0" w:space="0" w:color="auto"/>
        <w:bottom w:val="none" w:sz="0" w:space="0" w:color="auto"/>
        <w:right w:val="none" w:sz="0" w:space="0" w:color="auto"/>
      </w:divBdr>
    </w:div>
    <w:div w:id="987055257">
      <w:bodyDiv w:val="1"/>
      <w:marLeft w:val="0"/>
      <w:marRight w:val="0"/>
      <w:marTop w:val="0"/>
      <w:marBottom w:val="0"/>
      <w:divBdr>
        <w:top w:val="none" w:sz="0" w:space="0" w:color="auto"/>
        <w:left w:val="none" w:sz="0" w:space="0" w:color="auto"/>
        <w:bottom w:val="none" w:sz="0" w:space="0" w:color="auto"/>
        <w:right w:val="none" w:sz="0" w:space="0" w:color="auto"/>
      </w:divBdr>
    </w:div>
    <w:div w:id="987629444">
      <w:bodyDiv w:val="1"/>
      <w:marLeft w:val="0"/>
      <w:marRight w:val="0"/>
      <w:marTop w:val="0"/>
      <w:marBottom w:val="0"/>
      <w:divBdr>
        <w:top w:val="none" w:sz="0" w:space="0" w:color="auto"/>
        <w:left w:val="none" w:sz="0" w:space="0" w:color="auto"/>
        <w:bottom w:val="none" w:sz="0" w:space="0" w:color="auto"/>
        <w:right w:val="none" w:sz="0" w:space="0" w:color="auto"/>
      </w:divBdr>
    </w:div>
    <w:div w:id="993995069">
      <w:bodyDiv w:val="1"/>
      <w:marLeft w:val="0"/>
      <w:marRight w:val="0"/>
      <w:marTop w:val="0"/>
      <w:marBottom w:val="0"/>
      <w:divBdr>
        <w:top w:val="none" w:sz="0" w:space="0" w:color="auto"/>
        <w:left w:val="none" w:sz="0" w:space="0" w:color="auto"/>
        <w:bottom w:val="none" w:sz="0" w:space="0" w:color="auto"/>
        <w:right w:val="none" w:sz="0" w:space="0" w:color="auto"/>
      </w:divBdr>
    </w:div>
    <w:div w:id="1010990803">
      <w:bodyDiv w:val="1"/>
      <w:marLeft w:val="0"/>
      <w:marRight w:val="0"/>
      <w:marTop w:val="0"/>
      <w:marBottom w:val="0"/>
      <w:divBdr>
        <w:top w:val="none" w:sz="0" w:space="0" w:color="auto"/>
        <w:left w:val="none" w:sz="0" w:space="0" w:color="auto"/>
        <w:bottom w:val="none" w:sz="0" w:space="0" w:color="auto"/>
        <w:right w:val="none" w:sz="0" w:space="0" w:color="auto"/>
      </w:divBdr>
    </w:div>
    <w:div w:id="1058169281">
      <w:bodyDiv w:val="1"/>
      <w:marLeft w:val="0"/>
      <w:marRight w:val="0"/>
      <w:marTop w:val="0"/>
      <w:marBottom w:val="0"/>
      <w:divBdr>
        <w:top w:val="none" w:sz="0" w:space="0" w:color="auto"/>
        <w:left w:val="none" w:sz="0" w:space="0" w:color="auto"/>
        <w:bottom w:val="none" w:sz="0" w:space="0" w:color="auto"/>
        <w:right w:val="none" w:sz="0" w:space="0" w:color="auto"/>
      </w:divBdr>
    </w:div>
    <w:div w:id="1073814163">
      <w:bodyDiv w:val="1"/>
      <w:marLeft w:val="0"/>
      <w:marRight w:val="0"/>
      <w:marTop w:val="0"/>
      <w:marBottom w:val="0"/>
      <w:divBdr>
        <w:top w:val="none" w:sz="0" w:space="0" w:color="auto"/>
        <w:left w:val="none" w:sz="0" w:space="0" w:color="auto"/>
        <w:bottom w:val="none" w:sz="0" w:space="0" w:color="auto"/>
        <w:right w:val="none" w:sz="0" w:space="0" w:color="auto"/>
      </w:divBdr>
    </w:div>
    <w:div w:id="1077631210">
      <w:bodyDiv w:val="1"/>
      <w:marLeft w:val="0"/>
      <w:marRight w:val="0"/>
      <w:marTop w:val="0"/>
      <w:marBottom w:val="0"/>
      <w:divBdr>
        <w:top w:val="none" w:sz="0" w:space="0" w:color="auto"/>
        <w:left w:val="none" w:sz="0" w:space="0" w:color="auto"/>
        <w:bottom w:val="none" w:sz="0" w:space="0" w:color="auto"/>
        <w:right w:val="none" w:sz="0" w:space="0" w:color="auto"/>
      </w:divBdr>
    </w:div>
    <w:div w:id="1078557887">
      <w:bodyDiv w:val="1"/>
      <w:marLeft w:val="0"/>
      <w:marRight w:val="0"/>
      <w:marTop w:val="0"/>
      <w:marBottom w:val="0"/>
      <w:divBdr>
        <w:top w:val="none" w:sz="0" w:space="0" w:color="auto"/>
        <w:left w:val="none" w:sz="0" w:space="0" w:color="auto"/>
        <w:bottom w:val="none" w:sz="0" w:space="0" w:color="auto"/>
        <w:right w:val="none" w:sz="0" w:space="0" w:color="auto"/>
      </w:divBdr>
    </w:div>
    <w:div w:id="1096554239">
      <w:bodyDiv w:val="1"/>
      <w:marLeft w:val="0"/>
      <w:marRight w:val="0"/>
      <w:marTop w:val="0"/>
      <w:marBottom w:val="0"/>
      <w:divBdr>
        <w:top w:val="none" w:sz="0" w:space="0" w:color="auto"/>
        <w:left w:val="none" w:sz="0" w:space="0" w:color="auto"/>
        <w:bottom w:val="none" w:sz="0" w:space="0" w:color="auto"/>
        <w:right w:val="none" w:sz="0" w:space="0" w:color="auto"/>
      </w:divBdr>
    </w:div>
    <w:div w:id="1098870957">
      <w:bodyDiv w:val="1"/>
      <w:marLeft w:val="0"/>
      <w:marRight w:val="0"/>
      <w:marTop w:val="0"/>
      <w:marBottom w:val="0"/>
      <w:divBdr>
        <w:top w:val="none" w:sz="0" w:space="0" w:color="auto"/>
        <w:left w:val="none" w:sz="0" w:space="0" w:color="auto"/>
        <w:bottom w:val="none" w:sz="0" w:space="0" w:color="auto"/>
        <w:right w:val="none" w:sz="0" w:space="0" w:color="auto"/>
      </w:divBdr>
    </w:div>
    <w:div w:id="1102649926">
      <w:bodyDiv w:val="1"/>
      <w:marLeft w:val="0"/>
      <w:marRight w:val="0"/>
      <w:marTop w:val="0"/>
      <w:marBottom w:val="0"/>
      <w:divBdr>
        <w:top w:val="none" w:sz="0" w:space="0" w:color="auto"/>
        <w:left w:val="none" w:sz="0" w:space="0" w:color="auto"/>
        <w:bottom w:val="none" w:sz="0" w:space="0" w:color="auto"/>
        <w:right w:val="none" w:sz="0" w:space="0" w:color="auto"/>
      </w:divBdr>
    </w:div>
    <w:div w:id="1109157148">
      <w:bodyDiv w:val="1"/>
      <w:marLeft w:val="0"/>
      <w:marRight w:val="0"/>
      <w:marTop w:val="0"/>
      <w:marBottom w:val="0"/>
      <w:divBdr>
        <w:top w:val="none" w:sz="0" w:space="0" w:color="auto"/>
        <w:left w:val="none" w:sz="0" w:space="0" w:color="auto"/>
        <w:bottom w:val="none" w:sz="0" w:space="0" w:color="auto"/>
        <w:right w:val="none" w:sz="0" w:space="0" w:color="auto"/>
      </w:divBdr>
    </w:div>
    <w:div w:id="1113088110">
      <w:bodyDiv w:val="1"/>
      <w:marLeft w:val="0"/>
      <w:marRight w:val="0"/>
      <w:marTop w:val="0"/>
      <w:marBottom w:val="0"/>
      <w:divBdr>
        <w:top w:val="none" w:sz="0" w:space="0" w:color="auto"/>
        <w:left w:val="none" w:sz="0" w:space="0" w:color="auto"/>
        <w:bottom w:val="none" w:sz="0" w:space="0" w:color="auto"/>
        <w:right w:val="none" w:sz="0" w:space="0" w:color="auto"/>
      </w:divBdr>
    </w:div>
    <w:div w:id="1118790353">
      <w:bodyDiv w:val="1"/>
      <w:marLeft w:val="0"/>
      <w:marRight w:val="0"/>
      <w:marTop w:val="0"/>
      <w:marBottom w:val="0"/>
      <w:divBdr>
        <w:top w:val="none" w:sz="0" w:space="0" w:color="auto"/>
        <w:left w:val="none" w:sz="0" w:space="0" w:color="auto"/>
        <w:bottom w:val="none" w:sz="0" w:space="0" w:color="auto"/>
        <w:right w:val="none" w:sz="0" w:space="0" w:color="auto"/>
      </w:divBdr>
    </w:div>
    <w:div w:id="1119958694">
      <w:bodyDiv w:val="1"/>
      <w:marLeft w:val="0"/>
      <w:marRight w:val="0"/>
      <w:marTop w:val="0"/>
      <w:marBottom w:val="0"/>
      <w:divBdr>
        <w:top w:val="none" w:sz="0" w:space="0" w:color="auto"/>
        <w:left w:val="none" w:sz="0" w:space="0" w:color="auto"/>
        <w:bottom w:val="none" w:sz="0" w:space="0" w:color="auto"/>
        <w:right w:val="none" w:sz="0" w:space="0" w:color="auto"/>
      </w:divBdr>
    </w:div>
    <w:div w:id="1125153016">
      <w:bodyDiv w:val="1"/>
      <w:marLeft w:val="0"/>
      <w:marRight w:val="0"/>
      <w:marTop w:val="0"/>
      <w:marBottom w:val="0"/>
      <w:divBdr>
        <w:top w:val="none" w:sz="0" w:space="0" w:color="auto"/>
        <w:left w:val="none" w:sz="0" w:space="0" w:color="auto"/>
        <w:bottom w:val="none" w:sz="0" w:space="0" w:color="auto"/>
        <w:right w:val="none" w:sz="0" w:space="0" w:color="auto"/>
      </w:divBdr>
    </w:div>
    <w:div w:id="1126267823">
      <w:bodyDiv w:val="1"/>
      <w:marLeft w:val="0"/>
      <w:marRight w:val="0"/>
      <w:marTop w:val="0"/>
      <w:marBottom w:val="0"/>
      <w:divBdr>
        <w:top w:val="none" w:sz="0" w:space="0" w:color="auto"/>
        <w:left w:val="none" w:sz="0" w:space="0" w:color="auto"/>
        <w:bottom w:val="none" w:sz="0" w:space="0" w:color="auto"/>
        <w:right w:val="none" w:sz="0" w:space="0" w:color="auto"/>
      </w:divBdr>
    </w:div>
    <w:div w:id="1141732907">
      <w:bodyDiv w:val="1"/>
      <w:marLeft w:val="0"/>
      <w:marRight w:val="0"/>
      <w:marTop w:val="0"/>
      <w:marBottom w:val="0"/>
      <w:divBdr>
        <w:top w:val="none" w:sz="0" w:space="0" w:color="auto"/>
        <w:left w:val="none" w:sz="0" w:space="0" w:color="auto"/>
        <w:bottom w:val="none" w:sz="0" w:space="0" w:color="auto"/>
        <w:right w:val="none" w:sz="0" w:space="0" w:color="auto"/>
      </w:divBdr>
    </w:div>
    <w:div w:id="1165051476">
      <w:bodyDiv w:val="1"/>
      <w:marLeft w:val="0"/>
      <w:marRight w:val="0"/>
      <w:marTop w:val="0"/>
      <w:marBottom w:val="0"/>
      <w:divBdr>
        <w:top w:val="none" w:sz="0" w:space="0" w:color="auto"/>
        <w:left w:val="none" w:sz="0" w:space="0" w:color="auto"/>
        <w:bottom w:val="none" w:sz="0" w:space="0" w:color="auto"/>
        <w:right w:val="none" w:sz="0" w:space="0" w:color="auto"/>
      </w:divBdr>
    </w:div>
    <w:div w:id="1166898668">
      <w:bodyDiv w:val="1"/>
      <w:marLeft w:val="0"/>
      <w:marRight w:val="0"/>
      <w:marTop w:val="0"/>
      <w:marBottom w:val="0"/>
      <w:divBdr>
        <w:top w:val="none" w:sz="0" w:space="0" w:color="auto"/>
        <w:left w:val="none" w:sz="0" w:space="0" w:color="auto"/>
        <w:bottom w:val="none" w:sz="0" w:space="0" w:color="auto"/>
        <w:right w:val="none" w:sz="0" w:space="0" w:color="auto"/>
      </w:divBdr>
    </w:div>
    <w:div w:id="1182863400">
      <w:bodyDiv w:val="1"/>
      <w:marLeft w:val="0"/>
      <w:marRight w:val="0"/>
      <w:marTop w:val="0"/>
      <w:marBottom w:val="0"/>
      <w:divBdr>
        <w:top w:val="none" w:sz="0" w:space="0" w:color="auto"/>
        <w:left w:val="none" w:sz="0" w:space="0" w:color="auto"/>
        <w:bottom w:val="none" w:sz="0" w:space="0" w:color="auto"/>
        <w:right w:val="none" w:sz="0" w:space="0" w:color="auto"/>
      </w:divBdr>
    </w:div>
    <w:div w:id="1191647559">
      <w:bodyDiv w:val="1"/>
      <w:marLeft w:val="0"/>
      <w:marRight w:val="0"/>
      <w:marTop w:val="0"/>
      <w:marBottom w:val="0"/>
      <w:divBdr>
        <w:top w:val="none" w:sz="0" w:space="0" w:color="auto"/>
        <w:left w:val="none" w:sz="0" w:space="0" w:color="auto"/>
        <w:bottom w:val="none" w:sz="0" w:space="0" w:color="auto"/>
        <w:right w:val="none" w:sz="0" w:space="0" w:color="auto"/>
      </w:divBdr>
    </w:div>
    <w:div w:id="1213888982">
      <w:bodyDiv w:val="1"/>
      <w:marLeft w:val="0"/>
      <w:marRight w:val="0"/>
      <w:marTop w:val="0"/>
      <w:marBottom w:val="0"/>
      <w:divBdr>
        <w:top w:val="none" w:sz="0" w:space="0" w:color="auto"/>
        <w:left w:val="none" w:sz="0" w:space="0" w:color="auto"/>
        <w:bottom w:val="none" w:sz="0" w:space="0" w:color="auto"/>
        <w:right w:val="none" w:sz="0" w:space="0" w:color="auto"/>
      </w:divBdr>
    </w:div>
    <w:div w:id="1216695944">
      <w:bodyDiv w:val="1"/>
      <w:marLeft w:val="0"/>
      <w:marRight w:val="0"/>
      <w:marTop w:val="0"/>
      <w:marBottom w:val="0"/>
      <w:divBdr>
        <w:top w:val="none" w:sz="0" w:space="0" w:color="auto"/>
        <w:left w:val="none" w:sz="0" w:space="0" w:color="auto"/>
        <w:bottom w:val="none" w:sz="0" w:space="0" w:color="auto"/>
        <w:right w:val="none" w:sz="0" w:space="0" w:color="auto"/>
      </w:divBdr>
    </w:div>
    <w:div w:id="1221525521">
      <w:bodyDiv w:val="1"/>
      <w:marLeft w:val="0"/>
      <w:marRight w:val="0"/>
      <w:marTop w:val="0"/>
      <w:marBottom w:val="0"/>
      <w:divBdr>
        <w:top w:val="none" w:sz="0" w:space="0" w:color="auto"/>
        <w:left w:val="none" w:sz="0" w:space="0" w:color="auto"/>
        <w:bottom w:val="none" w:sz="0" w:space="0" w:color="auto"/>
        <w:right w:val="none" w:sz="0" w:space="0" w:color="auto"/>
      </w:divBdr>
    </w:div>
    <w:div w:id="1242061204">
      <w:bodyDiv w:val="1"/>
      <w:marLeft w:val="0"/>
      <w:marRight w:val="0"/>
      <w:marTop w:val="0"/>
      <w:marBottom w:val="0"/>
      <w:divBdr>
        <w:top w:val="none" w:sz="0" w:space="0" w:color="auto"/>
        <w:left w:val="none" w:sz="0" w:space="0" w:color="auto"/>
        <w:bottom w:val="none" w:sz="0" w:space="0" w:color="auto"/>
        <w:right w:val="none" w:sz="0" w:space="0" w:color="auto"/>
      </w:divBdr>
    </w:div>
    <w:div w:id="1282178926">
      <w:bodyDiv w:val="1"/>
      <w:marLeft w:val="0"/>
      <w:marRight w:val="0"/>
      <w:marTop w:val="0"/>
      <w:marBottom w:val="0"/>
      <w:divBdr>
        <w:top w:val="none" w:sz="0" w:space="0" w:color="auto"/>
        <w:left w:val="none" w:sz="0" w:space="0" w:color="auto"/>
        <w:bottom w:val="none" w:sz="0" w:space="0" w:color="auto"/>
        <w:right w:val="none" w:sz="0" w:space="0" w:color="auto"/>
      </w:divBdr>
    </w:div>
    <w:div w:id="1286694335">
      <w:bodyDiv w:val="1"/>
      <w:marLeft w:val="0"/>
      <w:marRight w:val="0"/>
      <w:marTop w:val="0"/>
      <w:marBottom w:val="0"/>
      <w:divBdr>
        <w:top w:val="none" w:sz="0" w:space="0" w:color="auto"/>
        <w:left w:val="none" w:sz="0" w:space="0" w:color="auto"/>
        <w:bottom w:val="none" w:sz="0" w:space="0" w:color="auto"/>
        <w:right w:val="none" w:sz="0" w:space="0" w:color="auto"/>
      </w:divBdr>
    </w:div>
    <w:div w:id="1297566925">
      <w:bodyDiv w:val="1"/>
      <w:marLeft w:val="0"/>
      <w:marRight w:val="0"/>
      <w:marTop w:val="0"/>
      <w:marBottom w:val="0"/>
      <w:divBdr>
        <w:top w:val="none" w:sz="0" w:space="0" w:color="auto"/>
        <w:left w:val="none" w:sz="0" w:space="0" w:color="auto"/>
        <w:bottom w:val="none" w:sz="0" w:space="0" w:color="auto"/>
        <w:right w:val="none" w:sz="0" w:space="0" w:color="auto"/>
      </w:divBdr>
    </w:div>
    <w:div w:id="1317995746">
      <w:bodyDiv w:val="1"/>
      <w:marLeft w:val="0"/>
      <w:marRight w:val="0"/>
      <w:marTop w:val="0"/>
      <w:marBottom w:val="0"/>
      <w:divBdr>
        <w:top w:val="none" w:sz="0" w:space="0" w:color="auto"/>
        <w:left w:val="none" w:sz="0" w:space="0" w:color="auto"/>
        <w:bottom w:val="none" w:sz="0" w:space="0" w:color="auto"/>
        <w:right w:val="none" w:sz="0" w:space="0" w:color="auto"/>
      </w:divBdr>
    </w:div>
    <w:div w:id="1341350639">
      <w:bodyDiv w:val="1"/>
      <w:marLeft w:val="0"/>
      <w:marRight w:val="0"/>
      <w:marTop w:val="0"/>
      <w:marBottom w:val="0"/>
      <w:divBdr>
        <w:top w:val="none" w:sz="0" w:space="0" w:color="auto"/>
        <w:left w:val="none" w:sz="0" w:space="0" w:color="auto"/>
        <w:bottom w:val="none" w:sz="0" w:space="0" w:color="auto"/>
        <w:right w:val="none" w:sz="0" w:space="0" w:color="auto"/>
      </w:divBdr>
    </w:div>
    <w:div w:id="1375695020">
      <w:bodyDiv w:val="1"/>
      <w:marLeft w:val="0"/>
      <w:marRight w:val="0"/>
      <w:marTop w:val="0"/>
      <w:marBottom w:val="0"/>
      <w:divBdr>
        <w:top w:val="none" w:sz="0" w:space="0" w:color="auto"/>
        <w:left w:val="none" w:sz="0" w:space="0" w:color="auto"/>
        <w:bottom w:val="none" w:sz="0" w:space="0" w:color="auto"/>
        <w:right w:val="none" w:sz="0" w:space="0" w:color="auto"/>
      </w:divBdr>
    </w:div>
    <w:div w:id="1379474939">
      <w:bodyDiv w:val="1"/>
      <w:marLeft w:val="0"/>
      <w:marRight w:val="0"/>
      <w:marTop w:val="0"/>
      <w:marBottom w:val="0"/>
      <w:divBdr>
        <w:top w:val="none" w:sz="0" w:space="0" w:color="auto"/>
        <w:left w:val="none" w:sz="0" w:space="0" w:color="auto"/>
        <w:bottom w:val="none" w:sz="0" w:space="0" w:color="auto"/>
        <w:right w:val="none" w:sz="0" w:space="0" w:color="auto"/>
      </w:divBdr>
    </w:div>
    <w:div w:id="1397555776">
      <w:bodyDiv w:val="1"/>
      <w:marLeft w:val="0"/>
      <w:marRight w:val="0"/>
      <w:marTop w:val="0"/>
      <w:marBottom w:val="0"/>
      <w:divBdr>
        <w:top w:val="none" w:sz="0" w:space="0" w:color="auto"/>
        <w:left w:val="none" w:sz="0" w:space="0" w:color="auto"/>
        <w:bottom w:val="none" w:sz="0" w:space="0" w:color="auto"/>
        <w:right w:val="none" w:sz="0" w:space="0" w:color="auto"/>
      </w:divBdr>
    </w:div>
    <w:div w:id="1403412110">
      <w:bodyDiv w:val="1"/>
      <w:marLeft w:val="0"/>
      <w:marRight w:val="0"/>
      <w:marTop w:val="0"/>
      <w:marBottom w:val="0"/>
      <w:divBdr>
        <w:top w:val="none" w:sz="0" w:space="0" w:color="auto"/>
        <w:left w:val="none" w:sz="0" w:space="0" w:color="auto"/>
        <w:bottom w:val="none" w:sz="0" w:space="0" w:color="auto"/>
        <w:right w:val="none" w:sz="0" w:space="0" w:color="auto"/>
      </w:divBdr>
    </w:div>
    <w:div w:id="1434782401">
      <w:bodyDiv w:val="1"/>
      <w:marLeft w:val="0"/>
      <w:marRight w:val="0"/>
      <w:marTop w:val="0"/>
      <w:marBottom w:val="0"/>
      <w:divBdr>
        <w:top w:val="none" w:sz="0" w:space="0" w:color="auto"/>
        <w:left w:val="none" w:sz="0" w:space="0" w:color="auto"/>
        <w:bottom w:val="none" w:sz="0" w:space="0" w:color="auto"/>
        <w:right w:val="none" w:sz="0" w:space="0" w:color="auto"/>
      </w:divBdr>
    </w:div>
    <w:div w:id="1445618179">
      <w:bodyDiv w:val="1"/>
      <w:marLeft w:val="0"/>
      <w:marRight w:val="0"/>
      <w:marTop w:val="0"/>
      <w:marBottom w:val="0"/>
      <w:divBdr>
        <w:top w:val="none" w:sz="0" w:space="0" w:color="auto"/>
        <w:left w:val="none" w:sz="0" w:space="0" w:color="auto"/>
        <w:bottom w:val="none" w:sz="0" w:space="0" w:color="auto"/>
        <w:right w:val="none" w:sz="0" w:space="0" w:color="auto"/>
      </w:divBdr>
    </w:div>
    <w:div w:id="1460612719">
      <w:bodyDiv w:val="1"/>
      <w:marLeft w:val="0"/>
      <w:marRight w:val="0"/>
      <w:marTop w:val="0"/>
      <w:marBottom w:val="0"/>
      <w:divBdr>
        <w:top w:val="none" w:sz="0" w:space="0" w:color="auto"/>
        <w:left w:val="none" w:sz="0" w:space="0" w:color="auto"/>
        <w:bottom w:val="none" w:sz="0" w:space="0" w:color="auto"/>
        <w:right w:val="none" w:sz="0" w:space="0" w:color="auto"/>
      </w:divBdr>
    </w:div>
    <w:div w:id="1464272907">
      <w:bodyDiv w:val="1"/>
      <w:marLeft w:val="0"/>
      <w:marRight w:val="0"/>
      <w:marTop w:val="0"/>
      <w:marBottom w:val="0"/>
      <w:divBdr>
        <w:top w:val="none" w:sz="0" w:space="0" w:color="auto"/>
        <w:left w:val="none" w:sz="0" w:space="0" w:color="auto"/>
        <w:bottom w:val="none" w:sz="0" w:space="0" w:color="auto"/>
        <w:right w:val="none" w:sz="0" w:space="0" w:color="auto"/>
      </w:divBdr>
    </w:div>
    <w:div w:id="1491871241">
      <w:bodyDiv w:val="1"/>
      <w:marLeft w:val="0"/>
      <w:marRight w:val="0"/>
      <w:marTop w:val="0"/>
      <w:marBottom w:val="0"/>
      <w:divBdr>
        <w:top w:val="none" w:sz="0" w:space="0" w:color="auto"/>
        <w:left w:val="none" w:sz="0" w:space="0" w:color="auto"/>
        <w:bottom w:val="none" w:sz="0" w:space="0" w:color="auto"/>
        <w:right w:val="none" w:sz="0" w:space="0" w:color="auto"/>
      </w:divBdr>
      <w:divsChild>
        <w:div w:id="617250791">
          <w:marLeft w:val="480"/>
          <w:marRight w:val="0"/>
          <w:marTop w:val="0"/>
          <w:marBottom w:val="0"/>
          <w:divBdr>
            <w:top w:val="none" w:sz="0" w:space="0" w:color="auto"/>
            <w:left w:val="none" w:sz="0" w:space="0" w:color="auto"/>
            <w:bottom w:val="none" w:sz="0" w:space="0" w:color="auto"/>
            <w:right w:val="none" w:sz="0" w:space="0" w:color="auto"/>
          </w:divBdr>
        </w:div>
        <w:div w:id="1525049626">
          <w:marLeft w:val="480"/>
          <w:marRight w:val="0"/>
          <w:marTop w:val="0"/>
          <w:marBottom w:val="0"/>
          <w:divBdr>
            <w:top w:val="none" w:sz="0" w:space="0" w:color="auto"/>
            <w:left w:val="none" w:sz="0" w:space="0" w:color="auto"/>
            <w:bottom w:val="none" w:sz="0" w:space="0" w:color="auto"/>
            <w:right w:val="none" w:sz="0" w:space="0" w:color="auto"/>
          </w:divBdr>
        </w:div>
        <w:div w:id="556744618">
          <w:marLeft w:val="480"/>
          <w:marRight w:val="0"/>
          <w:marTop w:val="0"/>
          <w:marBottom w:val="0"/>
          <w:divBdr>
            <w:top w:val="none" w:sz="0" w:space="0" w:color="auto"/>
            <w:left w:val="none" w:sz="0" w:space="0" w:color="auto"/>
            <w:bottom w:val="none" w:sz="0" w:space="0" w:color="auto"/>
            <w:right w:val="none" w:sz="0" w:space="0" w:color="auto"/>
          </w:divBdr>
        </w:div>
        <w:div w:id="1355495989">
          <w:marLeft w:val="480"/>
          <w:marRight w:val="0"/>
          <w:marTop w:val="0"/>
          <w:marBottom w:val="0"/>
          <w:divBdr>
            <w:top w:val="none" w:sz="0" w:space="0" w:color="auto"/>
            <w:left w:val="none" w:sz="0" w:space="0" w:color="auto"/>
            <w:bottom w:val="none" w:sz="0" w:space="0" w:color="auto"/>
            <w:right w:val="none" w:sz="0" w:space="0" w:color="auto"/>
          </w:divBdr>
        </w:div>
        <w:div w:id="1287469187">
          <w:marLeft w:val="480"/>
          <w:marRight w:val="0"/>
          <w:marTop w:val="0"/>
          <w:marBottom w:val="0"/>
          <w:divBdr>
            <w:top w:val="none" w:sz="0" w:space="0" w:color="auto"/>
            <w:left w:val="none" w:sz="0" w:space="0" w:color="auto"/>
            <w:bottom w:val="none" w:sz="0" w:space="0" w:color="auto"/>
            <w:right w:val="none" w:sz="0" w:space="0" w:color="auto"/>
          </w:divBdr>
        </w:div>
      </w:divsChild>
    </w:div>
    <w:div w:id="1516723016">
      <w:bodyDiv w:val="1"/>
      <w:marLeft w:val="0"/>
      <w:marRight w:val="0"/>
      <w:marTop w:val="0"/>
      <w:marBottom w:val="0"/>
      <w:divBdr>
        <w:top w:val="none" w:sz="0" w:space="0" w:color="auto"/>
        <w:left w:val="none" w:sz="0" w:space="0" w:color="auto"/>
        <w:bottom w:val="none" w:sz="0" w:space="0" w:color="auto"/>
        <w:right w:val="none" w:sz="0" w:space="0" w:color="auto"/>
      </w:divBdr>
    </w:div>
    <w:div w:id="1530096879">
      <w:bodyDiv w:val="1"/>
      <w:marLeft w:val="0"/>
      <w:marRight w:val="0"/>
      <w:marTop w:val="0"/>
      <w:marBottom w:val="0"/>
      <w:divBdr>
        <w:top w:val="none" w:sz="0" w:space="0" w:color="auto"/>
        <w:left w:val="none" w:sz="0" w:space="0" w:color="auto"/>
        <w:bottom w:val="none" w:sz="0" w:space="0" w:color="auto"/>
        <w:right w:val="none" w:sz="0" w:space="0" w:color="auto"/>
      </w:divBdr>
    </w:div>
    <w:div w:id="1541552980">
      <w:bodyDiv w:val="1"/>
      <w:marLeft w:val="0"/>
      <w:marRight w:val="0"/>
      <w:marTop w:val="0"/>
      <w:marBottom w:val="0"/>
      <w:divBdr>
        <w:top w:val="none" w:sz="0" w:space="0" w:color="auto"/>
        <w:left w:val="none" w:sz="0" w:space="0" w:color="auto"/>
        <w:bottom w:val="none" w:sz="0" w:space="0" w:color="auto"/>
        <w:right w:val="none" w:sz="0" w:space="0" w:color="auto"/>
      </w:divBdr>
    </w:div>
    <w:div w:id="1549995268">
      <w:bodyDiv w:val="1"/>
      <w:marLeft w:val="0"/>
      <w:marRight w:val="0"/>
      <w:marTop w:val="0"/>
      <w:marBottom w:val="0"/>
      <w:divBdr>
        <w:top w:val="none" w:sz="0" w:space="0" w:color="auto"/>
        <w:left w:val="none" w:sz="0" w:space="0" w:color="auto"/>
        <w:bottom w:val="none" w:sz="0" w:space="0" w:color="auto"/>
        <w:right w:val="none" w:sz="0" w:space="0" w:color="auto"/>
      </w:divBdr>
    </w:div>
    <w:div w:id="1560244058">
      <w:bodyDiv w:val="1"/>
      <w:marLeft w:val="0"/>
      <w:marRight w:val="0"/>
      <w:marTop w:val="0"/>
      <w:marBottom w:val="0"/>
      <w:divBdr>
        <w:top w:val="none" w:sz="0" w:space="0" w:color="auto"/>
        <w:left w:val="none" w:sz="0" w:space="0" w:color="auto"/>
        <w:bottom w:val="none" w:sz="0" w:space="0" w:color="auto"/>
        <w:right w:val="none" w:sz="0" w:space="0" w:color="auto"/>
      </w:divBdr>
    </w:div>
    <w:div w:id="1560677393">
      <w:bodyDiv w:val="1"/>
      <w:marLeft w:val="0"/>
      <w:marRight w:val="0"/>
      <w:marTop w:val="0"/>
      <w:marBottom w:val="0"/>
      <w:divBdr>
        <w:top w:val="none" w:sz="0" w:space="0" w:color="auto"/>
        <w:left w:val="none" w:sz="0" w:space="0" w:color="auto"/>
        <w:bottom w:val="none" w:sz="0" w:space="0" w:color="auto"/>
        <w:right w:val="none" w:sz="0" w:space="0" w:color="auto"/>
      </w:divBdr>
    </w:div>
    <w:div w:id="1567568334">
      <w:bodyDiv w:val="1"/>
      <w:marLeft w:val="0"/>
      <w:marRight w:val="0"/>
      <w:marTop w:val="0"/>
      <w:marBottom w:val="0"/>
      <w:divBdr>
        <w:top w:val="none" w:sz="0" w:space="0" w:color="auto"/>
        <w:left w:val="none" w:sz="0" w:space="0" w:color="auto"/>
        <w:bottom w:val="none" w:sz="0" w:space="0" w:color="auto"/>
        <w:right w:val="none" w:sz="0" w:space="0" w:color="auto"/>
      </w:divBdr>
    </w:div>
    <w:div w:id="1583561718">
      <w:bodyDiv w:val="1"/>
      <w:marLeft w:val="0"/>
      <w:marRight w:val="0"/>
      <w:marTop w:val="0"/>
      <w:marBottom w:val="0"/>
      <w:divBdr>
        <w:top w:val="none" w:sz="0" w:space="0" w:color="auto"/>
        <w:left w:val="none" w:sz="0" w:space="0" w:color="auto"/>
        <w:bottom w:val="none" w:sz="0" w:space="0" w:color="auto"/>
        <w:right w:val="none" w:sz="0" w:space="0" w:color="auto"/>
      </w:divBdr>
    </w:div>
    <w:div w:id="1625237680">
      <w:bodyDiv w:val="1"/>
      <w:marLeft w:val="0"/>
      <w:marRight w:val="0"/>
      <w:marTop w:val="0"/>
      <w:marBottom w:val="0"/>
      <w:divBdr>
        <w:top w:val="none" w:sz="0" w:space="0" w:color="auto"/>
        <w:left w:val="none" w:sz="0" w:space="0" w:color="auto"/>
        <w:bottom w:val="none" w:sz="0" w:space="0" w:color="auto"/>
        <w:right w:val="none" w:sz="0" w:space="0" w:color="auto"/>
      </w:divBdr>
    </w:div>
    <w:div w:id="1642536595">
      <w:bodyDiv w:val="1"/>
      <w:marLeft w:val="0"/>
      <w:marRight w:val="0"/>
      <w:marTop w:val="0"/>
      <w:marBottom w:val="0"/>
      <w:divBdr>
        <w:top w:val="none" w:sz="0" w:space="0" w:color="auto"/>
        <w:left w:val="none" w:sz="0" w:space="0" w:color="auto"/>
        <w:bottom w:val="none" w:sz="0" w:space="0" w:color="auto"/>
        <w:right w:val="none" w:sz="0" w:space="0" w:color="auto"/>
      </w:divBdr>
    </w:div>
    <w:div w:id="1646931907">
      <w:bodyDiv w:val="1"/>
      <w:marLeft w:val="0"/>
      <w:marRight w:val="0"/>
      <w:marTop w:val="0"/>
      <w:marBottom w:val="0"/>
      <w:divBdr>
        <w:top w:val="none" w:sz="0" w:space="0" w:color="auto"/>
        <w:left w:val="none" w:sz="0" w:space="0" w:color="auto"/>
        <w:bottom w:val="none" w:sz="0" w:space="0" w:color="auto"/>
        <w:right w:val="none" w:sz="0" w:space="0" w:color="auto"/>
      </w:divBdr>
    </w:div>
    <w:div w:id="1648780881">
      <w:bodyDiv w:val="1"/>
      <w:marLeft w:val="0"/>
      <w:marRight w:val="0"/>
      <w:marTop w:val="0"/>
      <w:marBottom w:val="0"/>
      <w:divBdr>
        <w:top w:val="none" w:sz="0" w:space="0" w:color="auto"/>
        <w:left w:val="none" w:sz="0" w:space="0" w:color="auto"/>
        <w:bottom w:val="none" w:sz="0" w:space="0" w:color="auto"/>
        <w:right w:val="none" w:sz="0" w:space="0" w:color="auto"/>
      </w:divBdr>
    </w:div>
    <w:div w:id="1659723058">
      <w:bodyDiv w:val="1"/>
      <w:marLeft w:val="0"/>
      <w:marRight w:val="0"/>
      <w:marTop w:val="0"/>
      <w:marBottom w:val="0"/>
      <w:divBdr>
        <w:top w:val="none" w:sz="0" w:space="0" w:color="auto"/>
        <w:left w:val="none" w:sz="0" w:space="0" w:color="auto"/>
        <w:bottom w:val="none" w:sz="0" w:space="0" w:color="auto"/>
        <w:right w:val="none" w:sz="0" w:space="0" w:color="auto"/>
      </w:divBdr>
    </w:div>
    <w:div w:id="1667320064">
      <w:bodyDiv w:val="1"/>
      <w:marLeft w:val="0"/>
      <w:marRight w:val="0"/>
      <w:marTop w:val="0"/>
      <w:marBottom w:val="0"/>
      <w:divBdr>
        <w:top w:val="none" w:sz="0" w:space="0" w:color="auto"/>
        <w:left w:val="none" w:sz="0" w:space="0" w:color="auto"/>
        <w:bottom w:val="none" w:sz="0" w:space="0" w:color="auto"/>
        <w:right w:val="none" w:sz="0" w:space="0" w:color="auto"/>
      </w:divBdr>
    </w:div>
    <w:div w:id="1667902537">
      <w:bodyDiv w:val="1"/>
      <w:marLeft w:val="0"/>
      <w:marRight w:val="0"/>
      <w:marTop w:val="0"/>
      <w:marBottom w:val="0"/>
      <w:divBdr>
        <w:top w:val="none" w:sz="0" w:space="0" w:color="auto"/>
        <w:left w:val="none" w:sz="0" w:space="0" w:color="auto"/>
        <w:bottom w:val="none" w:sz="0" w:space="0" w:color="auto"/>
        <w:right w:val="none" w:sz="0" w:space="0" w:color="auto"/>
      </w:divBdr>
    </w:div>
    <w:div w:id="1673216322">
      <w:bodyDiv w:val="1"/>
      <w:marLeft w:val="0"/>
      <w:marRight w:val="0"/>
      <w:marTop w:val="0"/>
      <w:marBottom w:val="0"/>
      <w:divBdr>
        <w:top w:val="none" w:sz="0" w:space="0" w:color="auto"/>
        <w:left w:val="none" w:sz="0" w:space="0" w:color="auto"/>
        <w:bottom w:val="none" w:sz="0" w:space="0" w:color="auto"/>
        <w:right w:val="none" w:sz="0" w:space="0" w:color="auto"/>
      </w:divBdr>
    </w:div>
    <w:div w:id="1686444132">
      <w:bodyDiv w:val="1"/>
      <w:marLeft w:val="0"/>
      <w:marRight w:val="0"/>
      <w:marTop w:val="0"/>
      <w:marBottom w:val="0"/>
      <w:divBdr>
        <w:top w:val="none" w:sz="0" w:space="0" w:color="auto"/>
        <w:left w:val="none" w:sz="0" w:space="0" w:color="auto"/>
        <w:bottom w:val="none" w:sz="0" w:space="0" w:color="auto"/>
        <w:right w:val="none" w:sz="0" w:space="0" w:color="auto"/>
      </w:divBdr>
    </w:div>
    <w:div w:id="1691908250">
      <w:bodyDiv w:val="1"/>
      <w:marLeft w:val="0"/>
      <w:marRight w:val="0"/>
      <w:marTop w:val="0"/>
      <w:marBottom w:val="0"/>
      <w:divBdr>
        <w:top w:val="none" w:sz="0" w:space="0" w:color="auto"/>
        <w:left w:val="none" w:sz="0" w:space="0" w:color="auto"/>
        <w:bottom w:val="none" w:sz="0" w:space="0" w:color="auto"/>
        <w:right w:val="none" w:sz="0" w:space="0" w:color="auto"/>
      </w:divBdr>
    </w:div>
    <w:div w:id="1697073385">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59935171">
      <w:bodyDiv w:val="1"/>
      <w:marLeft w:val="0"/>
      <w:marRight w:val="0"/>
      <w:marTop w:val="0"/>
      <w:marBottom w:val="0"/>
      <w:divBdr>
        <w:top w:val="none" w:sz="0" w:space="0" w:color="auto"/>
        <w:left w:val="none" w:sz="0" w:space="0" w:color="auto"/>
        <w:bottom w:val="none" w:sz="0" w:space="0" w:color="auto"/>
        <w:right w:val="none" w:sz="0" w:space="0" w:color="auto"/>
      </w:divBdr>
    </w:div>
    <w:div w:id="1773236711">
      <w:bodyDiv w:val="1"/>
      <w:marLeft w:val="0"/>
      <w:marRight w:val="0"/>
      <w:marTop w:val="0"/>
      <w:marBottom w:val="0"/>
      <w:divBdr>
        <w:top w:val="none" w:sz="0" w:space="0" w:color="auto"/>
        <w:left w:val="none" w:sz="0" w:space="0" w:color="auto"/>
        <w:bottom w:val="none" w:sz="0" w:space="0" w:color="auto"/>
        <w:right w:val="none" w:sz="0" w:space="0" w:color="auto"/>
      </w:divBdr>
    </w:div>
    <w:div w:id="1775520532">
      <w:bodyDiv w:val="1"/>
      <w:marLeft w:val="0"/>
      <w:marRight w:val="0"/>
      <w:marTop w:val="0"/>
      <w:marBottom w:val="0"/>
      <w:divBdr>
        <w:top w:val="none" w:sz="0" w:space="0" w:color="auto"/>
        <w:left w:val="none" w:sz="0" w:space="0" w:color="auto"/>
        <w:bottom w:val="none" w:sz="0" w:space="0" w:color="auto"/>
        <w:right w:val="none" w:sz="0" w:space="0" w:color="auto"/>
      </w:divBdr>
    </w:div>
    <w:div w:id="1790391174">
      <w:bodyDiv w:val="1"/>
      <w:marLeft w:val="0"/>
      <w:marRight w:val="0"/>
      <w:marTop w:val="0"/>
      <w:marBottom w:val="0"/>
      <w:divBdr>
        <w:top w:val="none" w:sz="0" w:space="0" w:color="auto"/>
        <w:left w:val="none" w:sz="0" w:space="0" w:color="auto"/>
        <w:bottom w:val="none" w:sz="0" w:space="0" w:color="auto"/>
        <w:right w:val="none" w:sz="0" w:space="0" w:color="auto"/>
      </w:divBdr>
    </w:div>
    <w:div w:id="1791046601">
      <w:bodyDiv w:val="1"/>
      <w:marLeft w:val="0"/>
      <w:marRight w:val="0"/>
      <w:marTop w:val="0"/>
      <w:marBottom w:val="0"/>
      <w:divBdr>
        <w:top w:val="none" w:sz="0" w:space="0" w:color="auto"/>
        <w:left w:val="none" w:sz="0" w:space="0" w:color="auto"/>
        <w:bottom w:val="none" w:sz="0" w:space="0" w:color="auto"/>
        <w:right w:val="none" w:sz="0" w:space="0" w:color="auto"/>
      </w:divBdr>
    </w:div>
    <w:div w:id="1802722120">
      <w:bodyDiv w:val="1"/>
      <w:marLeft w:val="0"/>
      <w:marRight w:val="0"/>
      <w:marTop w:val="0"/>
      <w:marBottom w:val="0"/>
      <w:divBdr>
        <w:top w:val="none" w:sz="0" w:space="0" w:color="auto"/>
        <w:left w:val="none" w:sz="0" w:space="0" w:color="auto"/>
        <w:bottom w:val="none" w:sz="0" w:space="0" w:color="auto"/>
        <w:right w:val="none" w:sz="0" w:space="0" w:color="auto"/>
      </w:divBdr>
    </w:div>
    <w:div w:id="1810172104">
      <w:bodyDiv w:val="1"/>
      <w:marLeft w:val="0"/>
      <w:marRight w:val="0"/>
      <w:marTop w:val="0"/>
      <w:marBottom w:val="0"/>
      <w:divBdr>
        <w:top w:val="none" w:sz="0" w:space="0" w:color="auto"/>
        <w:left w:val="none" w:sz="0" w:space="0" w:color="auto"/>
        <w:bottom w:val="none" w:sz="0" w:space="0" w:color="auto"/>
        <w:right w:val="none" w:sz="0" w:space="0" w:color="auto"/>
      </w:divBdr>
    </w:div>
    <w:div w:id="1822310863">
      <w:bodyDiv w:val="1"/>
      <w:marLeft w:val="0"/>
      <w:marRight w:val="0"/>
      <w:marTop w:val="0"/>
      <w:marBottom w:val="0"/>
      <w:divBdr>
        <w:top w:val="none" w:sz="0" w:space="0" w:color="auto"/>
        <w:left w:val="none" w:sz="0" w:space="0" w:color="auto"/>
        <w:bottom w:val="none" w:sz="0" w:space="0" w:color="auto"/>
        <w:right w:val="none" w:sz="0" w:space="0" w:color="auto"/>
      </w:divBdr>
    </w:div>
    <w:div w:id="1831171602">
      <w:bodyDiv w:val="1"/>
      <w:marLeft w:val="0"/>
      <w:marRight w:val="0"/>
      <w:marTop w:val="0"/>
      <w:marBottom w:val="0"/>
      <w:divBdr>
        <w:top w:val="none" w:sz="0" w:space="0" w:color="auto"/>
        <w:left w:val="none" w:sz="0" w:space="0" w:color="auto"/>
        <w:bottom w:val="none" w:sz="0" w:space="0" w:color="auto"/>
        <w:right w:val="none" w:sz="0" w:space="0" w:color="auto"/>
      </w:divBdr>
    </w:div>
    <w:div w:id="1834175731">
      <w:bodyDiv w:val="1"/>
      <w:marLeft w:val="0"/>
      <w:marRight w:val="0"/>
      <w:marTop w:val="0"/>
      <w:marBottom w:val="0"/>
      <w:divBdr>
        <w:top w:val="none" w:sz="0" w:space="0" w:color="auto"/>
        <w:left w:val="none" w:sz="0" w:space="0" w:color="auto"/>
        <w:bottom w:val="none" w:sz="0" w:space="0" w:color="auto"/>
        <w:right w:val="none" w:sz="0" w:space="0" w:color="auto"/>
      </w:divBdr>
    </w:div>
    <w:div w:id="1845242020">
      <w:bodyDiv w:val="1"/>
      <w:marLeft w:val="0"/>
      <w:marRight w:val="0"/>
      <w:marTop w:val="0"/>
      <w:marBottom w:val="0"/>
      <w:divBdr>
        <w:top w:val="none" w:sz="0" w:space="0" w:color="auto"/>
        <w:left w:val="none" w:sz="0" w:space="0" w:color="auto"/>
        <w:bottom w:val="none" w:sz="0" w:space="0" w:color="auto"/>
        <w:right w:val="none" w:sz="0" w:space="0" w:color="auto"/>
      </w:divBdr>
    </w:div>
    <w:div w:id="1924796652">
      <w:bodyDiv w:val="1"/>
      <w:marLeft w:val="0"/>
      <w:marRight w:val="0"/>
      <w:marTop w:val="0"/>
      <w:marBottom w:val="0"/>
      <w:divBdr>
        <w:top w:val="none" w:sz="0" w:space="0" w:color="auto"/>
        <w:left w:val="none" w:sz="0" w:space="0" w:color="auto"/>
        <w:bottom w:val="none" w:sz="0" w:space="0" w:color="auto"/>
        <w:right w:val="none" w:sz="0" w:space="0" w:color="auto"/>
      </w:divBdr>
    </w:div>
    <w:div w:id="1925601391">
      <w:bodyDiv w:val="1"/>
      <w:marLeft w:val="0"/>
      <w:marRight w:val="0"/>
      <w:marTop w:val="0"/>
      <w:marBottom w:val="0"/>
      <w:divBdr>
        <w:top w:val="none" w:sz="0" w:space="0" w:color="auto"/>
        <w:left w:val="none" w:sz="0" w:space="0" w:color="auto"/>
        <w:bottom w:val="none" w:sz="0" w:space="0" w:color="auto"/>
        <w:right w:val="none" w:sz="0" w:space="0" w:color="auto"/>
      </w:divBdr>
    </w:div>
    <w:div w:id="1936355099">
      <w:bodyDiv w:val="1"/>
      <w:marLeft w:val="0"/>
      <w:marRight w:val="0"/>
      <w:marTop w:val="0"/>
      <w:marBottom w:val="0"/>
      <w:divBdr>
        <w:top w:val="none" w:sz="0" w:space="0" w:color="auto"/>
        <w:left w:val="none" w:sz="0" w:space="0" w:color="auto"/>
        <w:bottom w:val="none" w:sz="0" w:space="0" w:color="auto"/>
        <w:right w:val="none" w:sz="0" w:space="0" w:color="auto"/>
      </w:divBdr>
    </w:div>
    <w:div w:id="1940675603">
      <w:bodyDiv w:val="1"/>
      <w:marLeft w:val="0"/>
      <w:marRight w:val="0"/>
      <w:marTop w:val="0"/>
      <w:marBottom w:val="0"/>
      <w:divBdr>
        <w:top w:val="none" w:sz="0" w:space="0" w:color="auto"/>
        <w:left w:val="none" w:sz="0" w:space="0" w:color="auto"/>
        <w:bottom w:val="none" w:sz="0" w:space="0" w:color="auto"/>
        <w:right w:val="none" w:sz="0" w:space="0" w:color="auto"/>
      </w:divBdr>
    </w:div>
    <w:div w:id="1952083961">
      <w:bodyDiv w:val="1"/>
      <w:marLeft w:val="0"/>
      <w:marRight w:val="0"/>
      <w:marTop w:val="0"/>
      <w:marBottom w:val="0"/>
      <w:divBdr>
        <w:top w:val="none" w:sz="0" w:space="0" w:color="auto"/>
        <w:left w:val="none" w:sz="0" w:space="0" w:color="auto"/>
        <w:bottom w:val="none" w:sz="0" w:space="0" w:color="auto"/>
        <w:right w:val="none" w:sz="0" w:space="0" w:color="auto"/>
      </w:divBdr>
    </w:div>
    <w:div w:id="1978215306">
      <w:bodyDiv w:val="1"/>
      <w:marLeft w:val="0"/>
      <w:marRight w:val="0"/>
      <w:marTop w:val="0"/>
      <w:marBottom w:val="0"/>
      <w:divBdr>
        <w:top w:val="none" w:sz="0" w:space="0" w:color="auto"/>
        <w:left w:val="none" w:sz="0" w:space="0" w:color="auto"/>
        <w:bottom w:val="none" w:sz="0" w:space="0" w:color="auto"/>
        <w:right w:val="none" w:sz="0" w:space="0" w:color="auto"/>
      </w:divBdr>
    </w:div>
    <w:div w:id="2015723347">
      <w:bodyDiv w:val="1"/>
      <w:marLeft w:val="0"/>
      <w:marRight w:val="0"/>
      <w:marTop w:val="0"/>
      <w:marBottom w:val="0"/>
      <w:divBdr>
        <w:top w:val="none" w:sz="0" w:space="0" w:color="auto"/>
        <w:left w:val="none" w:sz="0" w:space="0" w:color="auto"/>
        <w:bottom w:val="none" w:sz="0" w:space="0" w:color="auto"/>
        <w:right w:val="none" w:sz="0" w:space="0" w:color="auto"/>
      </w:divBdr>
    </w:div>
    <w:div w:id="2026710280">
      <w:bodyDiv w:val="1"/>
      <w:marLeft w:val="0"/>
      <w:marRight w:val="0"/>
      <w:marTop w:val="0"/>
      <w:marBottom w:val="0"/>
      <w:divBdr>
        <w:top w:val="none" w:sz="0" w:space="0" w:color="auto"/>
        <w:left w:val="none" w:sz="0" w:space="0" w:color="auto"/>
        <w:bottom w:val="none" w:sz="0" w:space="0" w:color="auto"/>
        <w:right w:val="none" w:sz="0" w:space="0" w:color="auto"/>
      </w:divBdr>
    </w:div>
    <w:div w:id="2061398734">
      <w:bodyDiv w:val="1"/>
      <w:marLeft w:val="0"/>
      <w:marRight w:val="0"/>
      <w:marTop w:val="0"/>
      <w:marBottom w:val="0"/>
      <w:divBdr>
        <w:top w:val="none" w:sz="0" w:space="0" w:color="auto"/>
        <w:left w:val="none" w:sz="0" w:space="0" w:color="auto"/>
        <w:bottom w:val="none" w:sz="0" w:space="0" w:color="auto"/>
        <w:right w:val="none" w:sz="0" w:space="0" w:color="auto"/>
      </w:divBdr>
    </w:div>
    <w:div w:id="2077127292">
      <w:bodyDiv w:val="1"/>
      <w:marLeft w:val="0"/>
      <w:marRight w:val="0"/>
      <w:marTop w:val="0"/>
      <w:marBottom w:val="0"/>
      <w:divBdr>
        <w:top w:val="none" w:sz="0" w:space="0" w:color="auto"/>
        <w:left w:val="none" w:sz="0" w:space="0" w:color="auto"/>
        <w:bottom w:val="none" w:sz="0" w:space="0" w:color="auto"/>
        <w:right w:val="none" w:sz="0" w:space="0" w:color="auto"/>
      </w:divBdr>
    </w:div>
    <w:div w:id="2097357632">
      <w:bodyDiv w:val="1"/>
      <w:marLeft w:val="0"/>
      <w:marRight w:val="0"/>
      <w:marTop w:val="0"/>
      <w:marBottom w:val="0"/>
      <w:divBdr>
        <w:top w:val="none" w:sz="0" w:space="0" w:color="auto"/>
        <w:left w:val="none" w:sz="0" w:space="0" w:color="auto"/>
        <w:bottom w:val="none" w:sz="0" w:space="0" w:color="auto"/>
        <w:right w:val="none" w:sz="0" w:space="0" w:color="auto"/>
      </w:divBdr>
    </w:div>
    <w:div w:id="2105803688">
      <w:bodyDiv w:val="1"/>
      <w:marLeft w:val="0"/>
      <w:marRight w:val="0"/>
      <w:marTop w:val="0"/>
      <w:marBottom w:val="0"/>
      <w:divBdr>
        <w:top w:val="none" w:sz="0" w:space="0" w:color="auto"/>
        <w:left w:val="none" w:sz="0" w:space="0" w:color="auto"/>
        <w:bottom w:val="none" w:sz="0" w:space="0" w:color="auto"/>
        <w:right w:val="none" w:sz="0" w:space="0" w:color="auto"/>
      </w:divBdr>
    </w:div>
    <w:div w:id="2108230207">
      <w:bodyDiv w:val="1"/>
      <w:marLeft w:val="0"/>
      <w:marRight w:val="0"/>
      <w:marTop w:val="0"/>
      <w:marBottom w:val="0"/>
      <w:divBdr>
        <w:top w:val="none" w:sz="0" w:space="0" w:color="auto"/>
        <w:left w:val="none" w:sz="0" w:space="0" w:color="auto"/>
        <w:bottom w:val="none" w:sz="0" w:space="0" w:color="auto"/>
        <w:right w:val="none" w:sz="0" w:space="0" w:color="auto"/>
      </w:divBdr>
    </w:div>
    <w:div w:id="213165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1.tif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7A66E7AA8F496B82F66042A9E4352C"/>
        <w:category>
          <w:name w:val="General"/>
          <w:gallery w:val="placeholder"/>
        </w:category>
        <w:types>
          <w:type w:val="bbPlcHdr"/>
        </w:types>
        <w:behaviors>
          <w:behavior w:val="content"/>
        </w:behaviors>
        <w:guid w:val="{92999172-C82C-4279-A9E8-BF2F739F7E5D}"/>
      </w:docPartPr>
      <w:docPartBody>
        <w:p w:rsidR="00000000" w:rsidRDefault="00192A22" w:rsidP="00192A22">
          <w:pPr>
            <w:pStyle w:val="647A66E7AA8F496B82F66042A9E4352C"/>
          </w:pPr>
          <w:r w:rsidRPr="000E1FF9">
            <w:rPr>
              <w:rStyle w:val="PlaceholderText"/>
            </w:rPr>
            <w:t>Click or tap here to enter text.</w:t>
          </w:r>
        </w:p>
      </w:docPartBody>
    </w:docPart>
    <w:docPart>
      <w:docPartPr>
        <w:name w:val="7BEAD56FD8BC4C08BB849193D74A1024"/>
        <w:category>
          <w:name w:val="General"/>
          <w:gallery w:val="placeholder"/>
        </w:category>
        <w:types>
          <w:type w:val="bbPlcHdr"/>
        </w:types>
        <w:behaviors>
          <w:behavior w:val="content"/>
        </w:behaviors>
        <w:guid w:val="{98F7C258-E539-4611-B702-268810852D7C}"/>
      </w:docPartPr>
      <w:docPartBody>
        <w:p w:rsidR="00000000" w:rsidRDefault="00192A22" w:rsidP="00192A22">
          <w:pPr>
            <w:pStyle w:val="7BEAD56FD8BC4C08BB849193D74A1024"/>
          </w:pPr>
          <w:r w:rsidRPr="000E1FF9">
            <w:rPr>
              <w:rStyle w:val="PlaceholderText"/>
            </w:rPr>
            <w:t>Click or tap here to enter text.</w:t>
          </w:r>
        </w:p>
      </w:docPartBody>
    </w:docPart>
    <w:docPart>
      <w:docPartPr>
        <w:name w:val="A9EA17CEB45841C0AF228E0FCF5D8B01"/>
        <w:category>
          <w:name w:val="General"/>
          <w:gallery w:val="placeholder"/>
        </w:category>
        <w:types>
          <w:type w:val="bbPlcHdr"/>
        </w:types>
        <w:behaviors>
          <w:behavior w:val="content"/>
        </w:behaviors>
        <w:guid w:val="{F9DD753D-4CD4-4996-B965-00CCD924B25F}"/>
      </w:docPartPr>
      <w:docPartBody>
        <w:p w:rsidR="00000000" w:rsidRDefault="00192A22" w:rsidP="00192A22">
          <w:pPr>
            <w:pStyle w:val="A9EA17CEB45841C0AF228E0FCF5D8B01"/>
          </w:pPr>
          <w:r w:rsidRPr="000E1F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EC1ACEB-7F1E-407F-9507-51B763C2E785}"/>
      </w:docPartPr>
      <w:docPartBody>
        <w:p w:rsidR="00000000" w:rsidRDefault="00192A22">
          <w:r w:rsidRPr="0083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22"/>
    <w:rsid w:val="00192A22"/>
    <w:rsid w:val="009B1F5A"/>
    <w:rsid w:val="00E3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2A22"/>
    <w:rPr>
      <w:color w:val="666666"/>
    </w:rPr>
  </w:style>
  <w:style w:type="paragraph" w:customStyle="1" w:styleId="647A66E7AA8F496B82F66042A9E4352C">
    <w:name w:val="647A66E7AA8F496B82F66042A9E4352C"/>
    <w:rsid w:val="00192A22"/>
  </w:style>
  <w:style w:type="paragraph" w:customStyle="1" w:styleId="7BEAD56FD8BC4C08BB849193D74A1024">
    <w:name w:val="7BEAD56FD8BC4C08BB849193D74A1024"/>
    <w:rsid w:val="00192A22"/>
  </w:style>
  <w:style w:type="paragraph" w:customStyle="1" w:styleId="A9EA17CEB45841C0AF228E0FCF5D8B01">
    <w:name w:val="A9EA17CEB45841C0AF228E0FCF5D8B01"/>
    <w:rsid w:val="00192A22"/>
  </w:style>
  <w:style w:type="paragraph" w:customStyle="1" w:styleId="B913DB80E97840F7A7F9D81C8CD5D51B">
    <w:name w:val="B913DB80E97840F7A7F9D81C8CD5D51B"/>
    <w:rsid w:val="00192A22"/>
  </w:style>
  <w:style w:type="paragraph" w:customStyle="1" w:styleId="7967E7518D7447D3B99FA0C32F04947B">
    <w:name w:val="7967E7518D7447D3B99FA0C32F04947B"/>
    <w:rsid w:val="00192A22"/>
  </w:style>
  <w:style w:type="paragraph" w:customStyle="1" w:styleId="56D37C80767740F7B9E270F49E6B4122">
    <w:name w:val="56D37C80767740F7B9E270F49E6B4122"/>
    <w:rsid w:val="00192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17A46F-3CAE-4C27-9935-F2A795A696E4}">
  <we:reference id="wa104382081" version="1.55.1.0" store="en-US" storeType="OMEX"/>
  <we:alternateReferences>
    <we:reference id="wa104382081" version="1.55.1.0" store="en-US" storeType="OMEX"/>
  </we:alternateReferences>
  <we:properties>
    <we:property name="MENDELEY_CITATIONS" value="[{&quot;citationID&quot;:&quot;MENDELEY_CITATION_4b478d2e-0f04-4c39-a07c-2a877f8eb5a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5ac5fb8-c80f-4ee9-b218-24ed66fd0b0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17E5-FDC9-4B14-BF53-3A7D1050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11</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116</cp:revision>
  <dcterms:created xsi:type="dcterms:W3CDTF">2024-10-16T17:58:00Z</dcterms:created>
  <dcterms:modified xsi:type="dcterms:W3CDTF">2024-10-19T21:18:00Z</dcterms:modified>
</cp:coreProperties>
</file>